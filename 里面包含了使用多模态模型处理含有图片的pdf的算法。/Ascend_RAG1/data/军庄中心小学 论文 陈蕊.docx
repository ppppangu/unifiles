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8FB3" w14:textId="77777777" w:rsidR="006468B7" w:rsidRPr="000C1973" w:rsidRDefault="006468B7" w:rsidP="000C1973">
      <w:pPr>
        <w:spacing w:line="440" w:lineRule="exact"/>
        <w:ind w:firstLineChars="50" w:firstLine="141"/>
        <w:rPr>
          <w:rFonts w:ascii="黑体" w:eastAsia="黑体" w:hAnsi="黑体" w:hint="eastAsia"/>
          <w:b/>
          <w:sz w:val="28"/>
          <w:szCs w:val="28"/>
        </w:rPr>
      </w:pPr>
      <w:r w:rsidRPr="000C1973">
        <w:rPr>
          <w:rFonts w:ascii="黑体" w:eastAsia="黑体" w:hAnsi="黑体" w:hint="eastAsia"/>
          <w:b/>
          <w:sz w:val="28"/>
          <w:szCs w:val="28"/>
        </w:rPr>
        <w:t>北京市第七届“构建学校、家庭、社会协同教育机制”征文</w:t>
      </w:r>
    </w:p>
    <w:p w14:paraId="40A67622" w14:textId="77777777" w:rsidR="006468B7" w:rsidRDefault="006468B7">
      <w:pPr>
        <w:spacing w:after="240"/>
        <w:ind w:left="3534" w:hangingChars="800" w:hanging="3534"/>
        <w:jc w:val="center"/>
        <w:rPr>
          <w:rFonts w:ascii="黑体" w:eastAsia="黑体" w:hAnsi="黑体" w:cs="宋体" w:hint="eastAsia"/>
          <w:b/>
          <w:bCs/>
          <w:sz w:val="44"/>
          <w:szCs w:val="44"/>
        </w:rPr>
      </w:pPr>
    </w:p>
    <w:p w14:paraId="4D0EC15B" w14:textId="77777777" w:rsidR="000C1973" w:rsidRDefault="000C1973">
      <w:pPr>
        <w:spacing w:after="240"/>
        <w:ind w:left="3534" w:hangingChars="800" w:hanging="3534"/>
        <w:jc w:val="center"/>
        <w:rPr>
          <w:rFonts w:ascii="黑体" w:eastAsia="黑体" w:hAnsi="黑体" w:cs="宋体" w:hint="eastAsia"/>
          <w:b/>
          <w:bCs/>
          <w:sz w:val="44"/>
          <w:szCs w:val="44"/>
        </w:rPr>
      </w:pPr>
    </w:p>
    <w:p w14:paraId="4A1C9314" w14:textId="77777777" w:rsidR="000C1973" w:rsidRDefault="000C1973">
      <w:pPr>
        <w:spacing w:after="240"/>
        <w:ind w:left="3534" w:hangingChars="800" w:hanging="3534"/>
        <w:jc w:val="center"/>
        <w:rPr>
          <w:rFonts w:ascii="黑体" w:eastAsia="黑体" w:hAnsi="黑体" w:cs="宋体"/>
          <w:b/>
          <w:bCs/>
          <w:sz w:val="44"/>
          <w:szCs w:val="44"/>
        </w:rPr>
      </w:pPr>
    </w:p>
    <w:p w14:paraId="454349FF" w14:textId="77777777" w:rsidR="006468B7" w:rsidRPr="000C1973" w:rsidRDefault="006468B7">
      <w:pPr>
        <w:spacing w:after="240"/>
        <w:ind w:left="3534" w:hangingChars="800" w:hanging="3534"/>
        <w:jc w:val="center"/>
        <w:rPr>
          <w:rFonts w:ascii="宋体" w:hAnsi="宋体" w:cs="宋体" w:hint="eastAsia"/>
          <w:b/>
          <w:bCs/>
          <w:sz w:val="44"/>
          <w:szCs w:val="44"/>
        </w:rPr>
      </w:pPr>
      <w:r w:rsidRPr="000C1973">
        <w:rPr>
          <w:rFonts w:ascii="宋体" w:hAnsi="宋体" w:cs="宋体" w:hint="eastAsia"/>
          <w:b/>
          <w:bCs/>
          <w:sz w:val="44"/>
          <w:szCs w:val="44"/>
        </w:rPr>
        <w:t>论</w:t>
      </w:r>
      <w:r w:rsidR="000C1973" w:rsidRPr="000C1973">
        <w:rPr>
          <w:rFonts w:ascii="宋体" w:hAnsi="宋体" w:cs="宋体" w:hint="eastAsia"/>
          <w:b/>
          <w:bCs/>
          <w:sz w:val="44"/>
          <w:szCs w:val="44"/>
        </w:rPr>
        <w:t xml:space="preserve">  </w:t>
      </w:r>
      <w:r w:rsidRPr="000C1973">
        <w:rPr>
          <w:rFonts w:ascii="宋体" w:hAnsi="宋体" w:cs="宋体" w:hint="eastAsia"/>
          <w:b/>
          <w:bCs/>
          <w:sz w:val="44"/>
          <w:szCs w:val="44"/>
        </w:rPr>
        <w:t>文</w:t>
      </w:r>
    </w:p>
    <w:p w14:paraId="417A8C69" w14:textId="77777777" w:rsidR="006468B7" w:rsidRPr="000C1973" w:rsidRDefault="006468B7">
      <w:pPr>
        <w:spacing w:after="240"/>
        <w:ind w:left="3534" w:hangingChars="800" w:hanging="3534"/>
        <w:jc w:val="center"/>
        <w:rPr>
          <w:rFonts w:ascii="宋体" w:hAnsi="宋体" w:cs="宋体"/>
          <w:b/>
          <w:bCs/>
          <w:sz w:val="44"/>
          <w:szCs w:val="44"/>
        </w:rPr>
      </w:pPr>
    </w:p>
    <w:p w14:paraId="15696AA5" w14:textId="77777777" w:rsidR="006468B7" w:rsidRPr="000C1973" w:rsidRDefault="006468B7">
      <w:pPr>
        <w:spacing w:after="240"/>
        <w:ind w:left="3534" w:hangingChars="800" w:hanging="3534"/>
        <w:jc w:val="left"/>
        <w:rPr>
          <w:rFonts w:ascii="宋体" w:hAnsi="宋体" w:cs="宋体" w:hint="eastAsia"/>
          <w:b/>
          <w:bCs/>
          <w:sz w:val="44"/>
          <w:szCs w:val="44"/>
        </w:rPr>
      </w:pPr>
      <w:r w:rsidRPr="000C1973">
        <w:rPr>
          <w:rFonts w:ascii="宋体" w:hAnsi="宋体" w:cs="宋体" w:hint="eastAsia"/>
          <w:b/>
          <w:bCs/>
          <w:sz w:val="44"/>
          <w:szCs w:val="44"/>
        </w:rPr>
        <w:t>题目：疫情下的家校 “双向同步”评价方式探究</w:t>
      </w:r>
    </w:p>
    <w:p w14:paraId="082CEEE5" w14:textId="77777777" w:rsidR="006468B7" w:rsidRDefault="006468B7">
      <w:pPr>
        <w:spacing w:after="240"/>
        <w:ind w:left="3534" w:hangingChars="800" w:hanging="3534"/>
        <w:jc w:val="center"/>
        <w:rPr>
          <w:rFonts w:ascii="黑体" w:eastAsia="黑体" w:hAnsi="黑体" w:cs="宋体"/>
          <w:b/>
          <w:bCs/>
          <w:sz w:val="44"/>
          <w:szCs w:val="44"/>
        </w:rPr>
      </w:pPr>
      <w:r w:rsidRPr="000C1973">
        <w:rPr>
          <w:rFonts w:ascii="宋体" w:hAnsi="宋体" w:cs="宋体"/>
          <w:b/>
          <w:bCs/>
          <w:sz w:val="44"/>
          <w:szCs w:val="44"/>
        </w:rPr>
        <w:t xml:space="preserve">     </w:t>
      </w:r>
      <w:r>
        <w:rPr>
          <w:rFonts w:ascii="黑体" w:eastAsia="黑体" w:hAnsi="黑体" w:cs="宋体"/>
          <w:b/>
          <w:bCs/>
          <w:sz w:val="44"/>
          <w:szCs w:val="44"/>
        </w:rPr>
        <w:t xml:space="preserve">    </w:t>
      </w:r>
    </w:p>
    <w:p w14:paraId="3ED58E73" w14:textId="77777777" w:rsidR="006468B7" w:rsidRDefault="006468B7">
      <w:pPr>
        <w:spacing w:after="240"/>
        <w:ind w:left="3534" w:hangingChars="800" w:hanging="3534"/>
        <w:jc w:val="center"/>
        <w:rPr>
          <w:rFonts w:ascii="黑体" w:eastAsia="黑体" w:hAnsi="黑体" w:cs="宋体"/>
          <w:b/>
          <w:bCs/>
          <w:sz w:val="44"/>
          <w:szCs w:val="44"/>
        </w:rPr>
      </w:pPr>
    </w:p>
    <w:p w14:paraId="21C6A1A7" w14:textId="77777777" w:rsidR="006468B7" w:rsidRDefault="006468B7">
      <w:pPr>
        <w:spacing w:after="240"/>
        <w:ind w:left="3534" w:hangingChars="800" w:hanging="3534"/>
        <w:jc w:val="center"/>
        <w:rPr>
          <w:rFonts w:ascii="黑体" w:eastAsia="黑体" w:hAnsi="黑体" w:cs="宋体"/>
          <w:b/>
          <w:bCs/>
          <w:sz w:val="44"/>
          <w:szCs w:val="44"/>
        </w:rPr>
      </w:pPr>
    </w:p>
    <w:p w14:paraId="5C344F45" w14:textId="77777777" w:rsidR="006468B7" w:rsidRDefault="006468B7">
      <w:pPr>
        <w:spacing w:after="240"/>
        <w:ind w:left="3534" w:hangingChars="800" w:hanging="3534"/>
        <w:jc w:val="center"/>
        <w:rPr>
          <w:rFonts w:ascii="黑体" w:eastAsia="黑体" w:hAnsi="黑体" w:cs="宋体"/>
          <w:b/>
          <w:bCs/>
          <w:sz w:val="44"/>
          <w:szCs w:val="44"/>
        </w:rPr>
      </w:pPr>
    </w:p>
    <w:p w14:paraId="5DD1EE78" w14:textId="77777777" w:rsidR="006468B7" w:rsidRDefault="006468B7">
      <w:pPr>
        <w:spacing w:after="240"/>
        <w:ind w:left="3534" w:hangingChars="800" w:hanging="3534"/>
        <w:jc w:val="center"/>
        <w:rPr>
          <w:rFonts w:ascii="黑体" w:eastAsia="黑体" w:hAnsi="黑体" w:cs="宋体"/>
          <w:b/>
          <w:bCs/>
          <w:sz w:val="44"/>
          <w:szCs w:val="44"/>
        </w:rPr>
      </w:pPr>
    </w:p>
    <w:p w14:paraId="59B65AB8" w14:textId="77777777" w:rsidR="006468B7" w:rsidRDefault="006468B7">
      <w:pPr>
        <w:spacing w:after="240"/>
        <w:ind w:left="3534" w:hangingChars="800" w:hanging="3534"/>
        <w:jc w:val="center"/>
        <w:rPr>
          <w:rFonts w:ascii="黑体" w:eastAsia="黑体" w:hAnsi="黑体" w:cs="宋体" w:hint="eastAsia"/>
          <w:b/>
          <w:bCs/>
          <w:sz w:val="44"/>
          <w:szCs w:val="44"/>
        </w:rPr>
      </w:pPr>
    </w:p>
    <w:p w14:paraId="43C3189D" w14:textId="77777777" w:rsidR="006468B7" w:rsidRPr="000C1973" w:rsidRDefault="006468B7" w:rsidP="000C1973">
      <w:pPr>
        <w:spacing w:after="240"/>
        <w:ind w:left="2240" w:hangingChars="800" w:hanging="2240"/>
        <w:jc w:val="left"/>
        <w:rPr>
          <w:rFonts w:ascii="宋体" w:hAnsi="宋体" w:cs="宋体" w:hint="eastAsia"/>
          <w:bCs/>
          <w:sz w:val="28"/>
          <w:szCs w:val="28"/>
        </w:rPr>
      </w:pPr>
      <w:r w:rsidRPr="000C1973">
        <w:rPr>
          <w:rFonts w:ascii="宋体" w:hAnsi="宋体" w:cs="宋体" w:hint="eastAsia"/>
          <w:bCs/>
          <w:sz w:val="28"/>
          <w:szCs w:val="28"/>
        </w:rPr>
        <w:t>单位名称：军庄中心小学</w:t>
      </w:r>
    </w:p>
    <w:p w14:paraId="2E941BB9" w14:textId="77777777" w:rsidR="006468B7" w:rsidRPr="000C1973" w:rsidRDefault="006468B7" w:rsidP="000C1973">
      <w:pPr>
        <w:spacing w:after="240"/>
        <w:ind w:left="2240" w:hangingChars="800" w:hanging="2240"/>
        <w:jc w:val="left"/>
        <w:rPr>
          <w:rFonts w:ascii="宋体" w:hAnsi="宋体" w:cs="宋体"/>
          <w:bCs/>
          <w:sz w:val="28"/>
          <w:szCs w:val="28"/>
        </w:rPr>
      </w:pPr>
      <w:r w:rsidRPr="000C1973">
        <w:rPr>
          <w:rFonts w:ascii="宋体" w:hAnsi="宋体" w:cs="宋体" w:hint="eastAsia"/>
          <w:bCs/>
          <w:sz w:val="28"/>
          <w:szCs w:val="28"/>
        </w:rPr>
        <w:t>作</w:t>
      </w:r>
      <w:r w:rsidR="000C1973">
        <w:rPr>
          <w:rFonts w:ascii="宋体" w:hAnsi="宋体" w:cs="宋体" w:hint="eastAsia"/>
          <w:bCs/>
          <w:sz w:val="28"/>
          <w:szCs w:val="28"/>
        </w:rPr>
        <w:t xml:space="preserve">    </w:t>
      </w:r>
      <w:r w:rsidRPr="000C1973">
        <w:rPr>
          <w:rFonts w:ascii="宋体" w:hAnsi="宋体" w:cs="宋体" w:hint="eastAsia"/>
          <w:bCs/>
          <w:sz w:val="28"/>
          <w:szCs w:val="28"/>
        </w:rPr>
        <w:t>者：陈蕊</w:t>
      </w:r>
    </w:p>
    <w:p w14:paraId="02F85623" w14:textId="77777777" w:rsidR="006468B7" w:rsidRDefault="006468B7">
      <w:pPr>
        <w:spacing w:after="240"/>
        <w:ind w:left="3534" w:hangingChars="800" w:hanging="3534"/>
        <w:jc w:val="center"/>
        <w:rPr>
          <w:rFonts w:ascii="黑体" w:eastAsia="黑体" w:hAnsi="黑体" w:cs="宋体"/>
          <w:b/>
          <w:bCs/>
          <w:sz w:val="44"/>
          <w:szCs w:val="44"/>
        </w:rPr>
      </w:pPr>
    </w:p>
    <w:p w14:paraId="0C0D2C99" w14:textId="77777777" w:rsidR="000C1973" w:rsidRDefault="000C1973" w:rsidP="000C1973">
      <w:pPr>
        <w:jc w:val="left"/>
        <w:rPr>
          <w:rFonts w:ascii="黑体" w:eastAsia="黑体" w:hAnsi="黑体" w:cs="宋体" w:hint="eastAsia"/>
          <w:b/>
          <w:bCs/>
          <w:sz w:val="44"/>
          <w:szCs w:val="44"/>
        </w:rPr>
      </w:pPr>
    </w:p>
    <w:p w14:paraId="70749FAE" w14:textId="77777777" w:rsidR="000C1973" w:rsidRDefault="000C1973" w:rsidP="000C1973">
      <w:pPr>
        <w:jc w:val="left"/>
        <w:rPr>
          <w:rFonts w:ascii="黑体" w:eastAsia="黑体" w:hAnsi="黑体" w:cs="宋体" w:hint="eastAsia"/>
          <w:b/>
          <w:bCs/>
          <w:sz w:val="44"/>
          <w:szCs w:val="44"/>
        </w:rPr>
      </w:pPr>
    </w:p>
    <w:p w14:paraId="451ECC97" w14:textId="77777777" w:rsidR="000C1973" w:rsidRDefault="006468B7" w:rsidP="000C1973">
      <w:pPr>
        <w:jc w:val="left"/>
        <w:rPr>
          <w:rFonts w:ascii="黑体" w:eastAsia="黑体" w:hAnsi="黑体" w:cs="宋体" w:hint="eastAsia"/>
          <w:b/>
          <w:bCs/>
          <w:sz w:val="44"/>
          <w:szCs w:val="44"/>
        </w:rPr>
      </w:pPr>
      <w:r>
        <w:rPr>
          <w:rFonts w:ascii="黑体" w:eastAsia="黑体" w:hAnsi="黑体" w:cs="宋体" w:hint="eastAsia"/>
          <w:b/>
          <w:bCs/>
          <w:sz w:val="44"/>
          <w:szCs w:val="44"/>
        </w:rPr>
        <w:t>题目：疫情下的家校 “双向同步”评价方式探究</w:t>
      </w:r>
    </w:p>
    <w:p w14:paraId="499B8742" w14:textId="77777777" w:rsidR="000C1973" w:rsidRDefault="000C1973" w:rsidP="000C1973">
      <w:pPr>
        <w:jc w:val="left"/>
        <w:rPr>
          <w:rFonts w:ascii="黑体" w:eastAsia="黑体" w:hAnsi="黑体" w:cs="宋体" w:hint="eastAsia"/>
          <w:b/>
          <w:bCs/>
          <w:sz w:val="44"/>
          <w:szCs w:val="44"/>
        </w:rPr>
      </w:pPr>
    </w:p>
    <w:p w14:paraId="6EA0D6F9" w14:textId="77777777" w:rsidR="000C1973" w:rsidRDefault="006468B7" w:rsidP="000C1973">
      <w:pPr>
        <w:ind w:leftChars="-1" w:left="-2" w:firstLine="2"/>
        <w:jc w:val="left"/>
        <w:rPr>
          <w:rFonts w:ascii="楷体" w:eastAsia="楷体" w:hAnsi="楷体" w:cs="宋体" w:hint="eastAsia"/>
          <w:sz w:val="28"/>
          <w:szCs w:val="28"/>
        </w:rPr>
      </w:pPr>
      <w:r w:rsidRPr="006468B7">
        <w:rPr>
          <w:rFonts w:ascii="宋体" w:hAnsi="宋体" w:cs="宋体" w:hint="eastAsia"/>
          <w:b/>
          <w:bCs/>
          <w:sz w:val="28"/>
          <w:szCs w:val="28"/>
        </w:rPr>
        <w:t>内容摘要：</w:t>
      </w:r>
      <w:r w:rsidRPr="000C1973">
        <w:rPr>
          <w:rFonts w:ascii="楷体" w:eastAsia="楷体" w:hAnsi="楷体" w:cs="宋体" w:hint="eastAsia"/>
          <w:sz w:val="28"/>
          <w:szCs w:val="28"/>
        </w:rPr>
        <w:t>2020年初的新型冠状病毒入侵华夏大地，学生和教师迎来了不限期的“加长版”寒假。由于居家时间过长，很多家长称孩子为“小神兽”，辅导孩子作业弄得家里鸡飞狗跳，他们发现在管教孩子上真是力不从心。有很多在学校里原来听话、懂事的孩子现在在家里也让家长犯愁，甚至与家长发生很激烈的冲突。美国心理学家马斯洛曾提出需求层次，需求层次理论的主要观点是：人是有需求的动物，其需求取决于他得到的东西，只有尚未满足的需求才能影响行为。长期居家的学生有哪些需要？如何让学生根据自己所得到的东西产生更强大动力？本人结合需求层次理论、评价方式，在班级里选择了五个不同情况的学生，利用家校合作“双向同步”有效评价来激发学生的学习需要，促进其快乐健康成长。</w:t>
      </w:r>
    </w:p>
    <w:p w14:paraId="2B641328" w14:textId="77777777" w:rsidR="000C1973" w:rsidRDefault="000C1973" w:rsidP="000C1973">
      <w:pPr>
        <w:ind w:leftChars="-1" w:left="-2" w:firstLine="2"/>
        <w:jc w:val="left"/>
        <w:rPr>
          <w:rFonts w:ascii="楷体" w:eastAsia="楷体" w:hAnsi="楷体" w:cs="宋体" w:hint="eastAsia"/>
          <w:sz w:val="28"/>
          <w:szCs w:val="28"/>
        </w:rPr>
      </w:pPr>
    </w:p>
    <w:p w14:paraId="393FB362" w14:textId="77777777" w:rsidR="006468B7" w:rsidRPr="000C1973" w:rsidRDefault="006468B7" w:rsidP="000C1973">
      <w:pPr>
        <w:ind w:leftChars="-1" w:left="-2" w:firstLine="2"/>
        <w:jc w:val="left"/>
        <w:rPr>
          <w:rFonts w:ascii="楷体" w:eastAsia="楷体" w:hAnsi="楷体" w:cs="宋体" w:hint="eastAsia"/>
          <w:sz w:val="28"/>
          <w:szCs w:val="28"/>
        </w:rPr>
      </w:pPr>
      <w:r w:rsidRPr="000C1973">
        <w:rPr>
          <w:rFonts w:ascii="宋体" w:hAnsi="宋体" w:cs="宋体" w:hint="eastAsia"/>
          <w:b/>
          <w:bCs/>
          <w:sz w:val="28"/>
          <w:szCs w:val="28"/>
        </w:rPr>
        <w:t>关键字：</w:t>
      </w:r>
      <w:r w:rsidRPr="000C1973">
        <w:rPr>
          <w:rFonts w:ascii="楷体" w:eastAsia="楷体" w:hAnsi="楷体" w:cs="宋体" w:hint="eastAsia"/>
          <w:sz w:val="28"/>
          <w:szCs w:val="28"/>
        </w:rPr>
        <w:t>双向同步、评价、家校合作</w:t>
      </w:r>
    </w:p>
    <w:p w14:paraId="5BD185E0" w14:textId="77777777" w:rsidR="006468B7" w:rsidRDefault="006468B7" w:rsidP="000C1973">
      <w:pPr>
        <w:ind w:left="3534" w:hangingChars="800" w:hanging="3534"/>
        <w:rPr>
          <w:rFonts w:ascii="黑体" w:eastAsia="黑体" w:hAnsi="黑体" w:cs="宋体"/>
          <w:b/>
          <w:bCs/>
          <w:sz w:val="44"/>
          <w:szCs w:val="44"/>
        </w:rPr>
      </w:pPr>
    </w:p>
    <w:p w14:paraId="1009C2F6" w14:textId="77777777" w:rsidR="006468B7" w:rsidRDefault="006468B7">
      <w:pPr>
        <w:spacing w:after="240"/>
        <w:rPr>
          <w:rFonts w:ascii="宋体" w:hAnsi="宋体" w:cs="宋体"/>
          <w:szCs w:val="21"/>
        </w:rPr>
      </w:pPr>
    </w:p>
    <w:p w14:paraId="61891003" w14:textId="77777777" w:rsidR="006468B7" w:rsidRDefault="006468B7">
      <w:pPr>
        <w:spacing w:line="360" w:lineRule="auto"/>
        <w:ind w:leftChars="67" w:left="141" w:firstLineChars="240" w:firstLine="504"/>
        <w:jc w:val="left"/>
        <w:rPr>
          <w:rFonts w:ascii="宋体" w:hAnsi="宋体" w:cs="宋体" w:hint="eastAsia"/>
          <w:szCs w:val="21"/>
        </w:rPr>
      </w:pPr>
      <w:r>
        <w:rPr>
          <w:rFonts w:ascii="宋体" w:hAnsi="宋体" w:cs="宋体" w:hint="eastAsia"/>
          <w:szCs w:val="21"/>
        </w:rPr>
        <w:t>评价是从特定的目的出发，根据一定的标准，通过特定的程序对已经完成或正在从事的学习（或工作）进行检测，找出反映学习（或工作）进程的质量或成果的水平的资料或数据，</w:t>
      </w:r>
      <w:bookmarkStart w:id="0" w:name="_Hlk45976629"/>
      <w:r>
        <w:rPr>
          <w:rFonts w:ascii="宋体" w:hAnsi="宋体" w:cs="宋体" w:hint="eastAsia"/>
          <w:szCs w:val="21"/>
        </w:rPr>
        <w:t>从而对学习（或工作）的质量或成果的水平做出合理的判断。</w:t>
      </w:r>
    </w:p>
    <w:bookmarkEnd w:id="0"/>
    <w:p w14:paraId="62382937" w14:textId="77777777" w:rsidR="006468B7" w:rsidRDefault="006468B7">
      <w:pPr>
        <w:spacing w:line="360" w:lineRule="auto"/>
        <w:ind w:leftChars="67" w:left="141" w:firstLineChars="240" w:firstLine="504"/>
        <w:jc w:val="left"/>
        <w:rPr>
          <w:rFonts w:ascii="宋体" w:hAnsi="宋体" w:cs="宋体"/>
          <w:szCs w:val="21"/>
        </w:rPr>
      </w:pPr>
      <w:r>
        <w:rPr>
          <w:rFonts w:ascii="宋体" w:hAnsi="宋体" w:cs="宋体" w:hint="eastAsia"/>
          <w:szCs w:val="21"/>
        </w:rPr>
        <w:lastRenderedPageBreak/>
        <w:t>学生评价是指根据一定的标准，通过使用一定的技术和方法，以学生为评价对象所进行的价值判断。评价应从学生学习的角度出发，围绕学生学习的体验、收获和结果进行，通过不同的评价主体和信息源获取更为全面的评价促进学生的全面发展和健康成长。</w:t>
      </w:r>
    </w:p>
    <w:p w14:paraId="1F9212ED" w14:textId="77777777" w:rsidR="006468B7" w:rsidRDefault="006468B7">
      <w:pPr>
        <w:spacing w:line="360" w:lineRule="auto"/>
        <w:ind w:leftChars="67" w:left="141" w:firstLineChars="240" w:firstLine="504"/>
        <w:jc w:val="left"/>
        <w:rPr>
          <w:rFonts w:ascii="宋体" w:hAnsi="宋体" w:cs="宋体"/>
          <w:szCs w:val="21"/>
        </w:rPr>
      </w:pPr>
      <w:r>
        <w:rPr>
          <w:rFonts w:ascii="宋体" w:hAnsi="宋体" w:cs="宋体" w:hint="eastAsia"/>
          <w:szCs w:val="21"/>
        </w:rPr>
        <w:t>疫情期间，学生开始了长时间的居家线上学习。在线教育时，教师可以通过线上课堂提问、线下提交作业、试卷检测等方式对学生的学习结果进行评价，但这样的评价方式忽视了对学生个体学习体验、过程和收获的评价。美国心理学家马斯洛曾提出需求层次，需求层次理论的主要观点是：人是有需求的动物，其需求取决于他得到的东西，只有尚未满足的需求才能影响行为。由于学生的学习过程不能得到及时评价。长期下去，学生就会觉得学习和生活枯燥乏味，往往失去了学习的动力和对生活的激情。如何对学生的学习过程和结果进行较全面的评价，从而对学习的质量或成果做出合理的判断，就需要获取更多的信息源，同时需要不同的评价主体。评价主体包括学生、家长和教师。信息源可以来自本人、家长、教师。因此，家校双向同步评价可以较及时有效的对学生的行为、态度、习惯、成果等进行过程性评价，切实促进学生学习、生活等多方面能力的提高。</w:t>
      </w:r>
    </w:p>
    <w:p w14:paraId="41ECCFCF" w14:textId="77777777" w:rsidR="006468B7" w:rsidRDefault="006468B7">
      <w:pPr>
        <w:spacing w:line="360" w:lineRule="auto"/>
        <w:ind w:leftChars="-1" w:left="-2" w:firstLineChars="100" w:firstLine="210"/>
        <w:jc w:val="left"/>
        <w:rPr>
          <w:rFonts w:ascii="黑体" w:eastAsia="黑体" w:hAnsi="黑体" w:cs="宋体"/>
          <w:szCs w:val="21"/>
        </w:rPr>
      </w:pPr>
      <w:r>
        <w:rPr>
          <w:rFonts w:ascii="黑体" w:eastAsia="黑体" w:hAnsi="黑体" w:cs="宋体" w:hint="eastAsia"/>
          <w:szCs w:val="21"/>
        </w:rPr>
        <w:t>一、家校合作制定评价方案</w:t>
      </w:r>
    </w:p>
    <w:p w14:paraId="34ED1D81" w14:textId="77777777" w:rsidR="006468B7" w:rsidRDefault="006468B7">
      <w:pPr>
        <w:spacing w:line="360" w:lineRule="auto"/>
        <w:ind w:leftChars="62" w:left="130" w:firstLineChars="200" w:firstLine="420"/>
        <w:rPr>
          <w:rFonts w:ascii="宋体" w:hAnsi="宋体" w:cs="宋体"/>
          <w:szCs w:val="21"/>
        </w:rPr>
      </w:pPr>
      <w:r>
        <w:rPr>
          <w:rFonts w:ascii="宋体" w:hAnsi="宋体" w:cs="宋体" w:hint="eastAsia"/>
          <w:szCs w:val="21"/>
        </w:rPr>
        <w:t>前苏联教育家索霍姆林斯基说：“儿童只有在这样的条件下才能实现和谐全面发展，就是两个教育者，即学校和家庭，不仅要有一致行动，要向儿童提出同样的要求，而且志同道合，抱着一致的信念。”</w:t>
      </w:r>
      <w:r>
        <w:rPr>
          <w:rFonts w:ascii="宋体" w:hAnsi="宋体" w:hint="eastAsia"/>
          <w:szCs w:val="21"/>
        </w:rPr>
        <w:t xml:space="preserve"> 为了学生的发展，家庭教育与学校教育必须联合起来，对学生有一致的要求。</w:t>
      </w:r>
      <w:r>
        <w:rPr>
          <w:rFonts w:ascii="宋体" w:hAnsi="宋体" w:cs="宋体" w:hint="eastAsia"/>
          <w:szCs w:val="21"/>
        </w:rPr>
        <w:t>新课程中倡导对学生的评价要建立评价学生全面发展的指标体系。评价指标体系包括学生学科目标和一般性发展目标，如道德品质，学习愿望和能力，交流与合作，个性与情感以及创新意识和实践能力等方面的发展。</w:t>
      </w:r>
    </w:p>
    <w:p w14:paraId="0791A786" w14:textId="77777777" w:rsidR="006468B7" w:rsidRDefault="006468B7">
      <w:pPr>
        <w:spacing w:line="360" w:lineRule="auto"/>
        <w:ind w:left="130" w:firstLine="480"/>
        <w:rPr>
          <w:rFonts w:ascii="宋体" w:hAnsi="宋体" w:cs="宋体"/>
          <w:szCs w:val="21"/>
        </w:rPr>
      </w:pPr>
      <w:r>
        <w:rPr>
          <w:rFonts w:ascii="宋体" w:hAnsi="宋体" w:cs="宋体" w:hint="eastAsia"/>
          <w:szCs w:val="21"/>
        </w:rPr>
        <w:t>（一）评价原则</w:t>
      </w:r>
    </w:p>
    <w:p w14:paraId="79D461FE" w14:textId="77777777" w:rsidR="006468B7" w:rsidRDefault="006468B7">
      <w:pPr>
        <w:spacing w:line="360" w:lineRule="auto"/>
        <w:ind w:left="130" w:firstLine="480"/>
        <w:rPr>
          <w:rFonts w:ascii="宋体" w:hAnsi="宋体" w:cs="宋体"/>
          <w:szCs w:val="21"/>
        </w:rPr>
      </w:pPr>
      <w:r>
        <w:rPr>
          <w:rFonts w:ascii="宋体" w:hAnsi="宋体" w:cs="宋体" w:hint="eastAsia"/>
          <w:szCs w:val="21"/>
        </w:rPr>
        <w:t>1</w:t>
      </w:r>
      <w:r>
        <w:rPr>
          <w:rFonts w:ascii="宋体" w:hAnsi="宋体" w:cs="宋体"/>
          <w:szCs w:val="21"/>
        </w:rPr>
        <w:t>.</w:t>
      </w:r>
      <w:r>
        <w:rPr>
          <w:rFonts w:ascii="宋体" w:hAnsi="宋体" w:cs="宋体" w:hint="eastAsia"/>
          <w:szCs w:val="21"/>
        </w:rPr>
        <w:t>以学生的发展为本，既关注学习的结果，又关注学习的过程。</w:t>
      </w:r>
    </w:p>
    <w:p w14:paraId="63C054D1" w14:textId="77777777" w:rsidR="006468B7" w:rsidRDefault="006468B7">
      <w:pPr>
        <w:spacing w:line="360" w:lineRule="auto"/>
        <w:ind w:left="130" w:firstLine="480"/>
        <w:rPr>
          <w:rFonts w:ascii="宋体" w:hAnsi="宋体" w:cs="宋体"/>
          <w:szCs w:val="21"/>
        </w:rPr>
      </w:pPr>
      <w:r>
        <w:rPr>
          <w:rFonts w:ascii="宋体" w:hAnsi="宋体" w:cs="宋体" w:hint="eastAsia"/>
          <w:szCs w:val="21"/>
        </w:rPr>
        <w:t>2</w:t>
      </w:r>
      <w:r>
        <w:rPr>
          <w:rFonts w:ascii="宋体" w:hAnsi="宋体" w:cs="宋体"/>
          <w:szCs w:val="21"/>
        </w:rPr>
        <w:t>.</w:t>
      </w:r>
      <w:r>
        <w:rPr>
          <w:rFonts w:ascii="宋体" w:hAnsi="宋体" w:cs="宋体" w:hint="eastAsia"/>
          <w:szCs w:val="21"/>
        </w:rPr>
        <w:t>从学生的知识与能力、过程与方法，情感态度与价值观三个维度进行综合评价。</w:t>
      </w:r>
    </w:p>
    <w:p w14:paraId="6482C664" w14:textId="77777777" w:rsidR="006468B7" w:rsidRDefault="006468B7">
      <w:pPr>
        <w:spacing w:line="360" w:lineRule="auto"/>
        <w:ind w:left="130" w:firstLine="480"/>
        <w:rPr>
          <w:rFonts w:ascii="宋体" w:hAnsi="宋体" w:cs="宋体"/>
          <w:szCs w:val="21"/>
        </w:rPr>
      </w:pPr>
      <w:r>
        <w:rPr>
          <w:rFonts w:ascii="宋体" w:hAnsi="宋体" w:cs="宋体" w:hint="eastAsia"/>
          <w:szCs w:val="21"/>
        </w:rPr>
        <w:t>3</w:t>
      </w:r>
      <w:r>
        <w:rPr>
          <w:rFonts w:ascii="宋体" w:hAnsi="宋体" w:cs="宋体"/>
          <w:szCs w:val="21"/>
        </w:rPr>
        <w:t>.</w:t>
      </w:r>
      <w:r>
        <w:rPr>
          <w:rFonts w:ascii="宋体" w:hAnsi="宋体" w:cs="宋体" w:hint="eastAsia"/>
          <w:szCs w:val="21"/>
        </w:rPr>
        <w:t>评价主体多元化，教师、学生、家长评价相结合。</w:t>
      </w:r>
    </w:p>
    <w:p w14:paraId="0801DCD3" w14:textId="77777777" w:rsidR="006468B7" w:rsidRDefault="006468B7">
      <w:pPr>
        <w:spacing w:line="360" w:lineRule="auto"/>
        <w:ind w:left="130" w:firstLine="480"/>
        <w:rPr>
          <w:rFonts w:ascii="宋体" w:hAnsi="宋体" w:cs="宋体"/>
          <w:szCs w:val="21"/>
        </w:rPr>
      </w:pPr>
      <w:r>
        <w:rPr>
          <w:rFonts w:ascii="宋体" w:hAnsi="宋体" w:cs="宋体" w:hint="eastAsia"/>
          <w:szCs w:val="21"/>
        </w:rPr>
        <w:t>（二）评价内容</w:t>
      </w:r>
    </w:p>
    <w:p w14:paraId="4A812CBF" w14:textId="77777777" w:rsidR="006468B7" w:rsidRDefault="006468B7">
      <w:pPr>
        <w:spacing w:line="360" w:lineRule="auto"/>
        <w:ind w:left="130" w:firstLine="480"/>
        <w:rPr>
          <w:rFonts w:ascii="宋体" w:hAnsi="宋体"/>
          <w:szCs w:val="21"/>
        </w:rPr>
      </w:pPr>
      <w:r>
        <w:rPr>
          <w:rFonts w:ascii="宋体" w:hAnsi="宋体" w:cs="宋体" w:hint="eastAsia"/>
          <w:szCs w:val="21"/>
        </w:rPr>
        <w:t>评价内容包括知识掌握、学习习惯、个性化发展三方面内容。学习习惯分为：按时上课、听讲习惯、做作业习惯、读书习惯、观察习惯等。个性化发展根据每个学生的特点而定，比如有书写提高、写作提高等等。</w:t>
      </w:r>
    </w:p>
    <w:p w14:paraId="589E67AA" w14:textId="77777777" w:rsidR="006468B7" w:rsidRDefault="006468B7">
      <w:pPr>
        <w:spacing w:line="360" w:lineRule="auto"/>
        <w:ind w:leftChars="-1" w:left="-2" w:firstLineChars="100" w:firstLine="210"/>
        <w:jc w:val="left"/>
        <w:rPr>
          <w:rFonts w:ascii="黑体" w:eastAsia="黑体" w:hAnsi="黑体" w:cs="宋体"/>
          <w:szCs w:val="21"/>
        </w:rPr>
      </w:pPr>
      <w:r>
        <w:rPr>
          <w:rFonts w:ascii="黑体" w:eastAsia="黑体" w:hAnsi="黑体" w:cs="宋体" w:hint="eastAsia"/>
          <w:szCs w:val="21"/>
        </w:rPr>
        <w:t>二、 采用多样、开放性的评价方法</w:t>
      </w:r>
    </w:p>
    <w:p w14:paraId="4FFBBB26"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采用灵活多样，具有开放性的评价方法，</w:t>
      </w:r>
      <w:r>
        <w:rPr>
          <w:rFonts w:ascii="宋体" w:hAnsi="宋体" w:hint="eastAsia"/>
          <w:szCs w:val="21"/>
        </w:rPr>
        <w:t>试卷、量规、档案袋、评价表四种评价方式</w:t>
      </w:r>
      <w:r>
        <w:rPr>
          <w:rFonts w:ascii="宋体" w:hAnsi="宋体" w:hint="eastAsia"/>
          <w:szCs w:val="21"/>
        </w:rPr>
        <w:lastRenderedPageBreak/>
        <w:t>整合使用。试卷关注结果，评价的客观性强，可以利用它来评价学生知识内容的掌握程度。而量规、档案袋、评价表更关注过程，方便调动学生的主动性。</w:t>
      </w:r>
    </w:p>
    <w:p w14:paraId="07478B35" w14:textId="77777777" w:rsidR="006468B7" w:rsidRDefault="006468B7">
      <w:pPr>
        <w:spacing w:line="360" w:lineRule="auto"/>
        <w:ind w:leftChars="-1" w:left="-2" w:firstLineChars="100" w:firstLine="210"/>
        <w:jc w:val="left"/>
        <w:rPr>
          <w:rFonts w:ascii="黑体" w:eastAsia="黑体" w:hAnsi="黑体" w:cs="宋体"/>
          <w:szCs w:val="21"/>
        </w:rPr>
      </w:pPr>
      <w:r>
        <w:rPr>
          <w:rFonts w:ascii="黑体" w:eastAsia="黑体" w:hAnsi="黑体" w:cs="宋体" w:hint="eastAsia"/>
          <w:szCs w:val="21"/>
        </w:rPr>
        <w:t>三、评价实施过程</w:t>
      </w:r>
    </w:p>
    <w:p w14:paraId="5EB42108"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家校同步评价充分体现以学生为本的评价，尊重学生个体的差异，真正从一个人的发展的角度做出评价。</w:t>
      </w:r>
    </w:p>
    <w:p w14:paraId="3F641343"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刘乐（化名），在学校里听话懂事，和父母关系融洽，乐于帮助同学，学习成绩优秀。但居家学期期间学习成绩出现下滑，课堂回答问题不够积极，作业质量也不高。通过视频和孩子、家长进行远程交流，了解到孩子学习上没有动力，缺少存在感，情绪比较低落。经分析发现这个孩子虽然成绩优秀，但学习缺少主动性，目标不清晰，情绪容易受到外界影响。如何通过家校同步评价帮助该生健康成长？为此教师、学生、家长经过多次沟通，制定了家校同步评价的评价表，一周评价一次，并进行一次交流。</w:t>
      </w:r>
    </w:p>
    <w:p w14:paraId="7D43C5A1" w14:textId="77777777" w:rsidR="006468B7" w:rsidRDefault="006468B7">
      <w:pPr>
        <w:spacing w:line="360" w:lineRule="auto"/>
        <w:ind w:leftChars="62" w:left="130" w:firstLineChars="1300" w:firstLine="2730"/>
        <w:jc w:val="left"/>
        <w:rPr>
          <w:rFonts w:ascii="宋体" w:hAnsi="宋体" w:cs="宋体"/>
          <w:szCs w:val="21"/>
        </w:rPr>
      </w:pPr>
      <w:r>
        <w:rPr>
          <w:rFonts w:ascii="宋体" w:hAnsi="宋体" w:cs="宋体" w:hint="eastAsia"/>
          <w:szCs w:val="21"/>
        </w:rPr>
        <w:t>家校双向同步评价表</w:t>
      </w:r>
      <w:r>
        <w:rPr>
          <w:rFonts w:ascii="宋体" w:hAnsi="宋体" w:cs="宋体"/>
          <w:szCs w:val="21"/>
        </w:rPr>
        <w:t xml:space="preserve">( </w:t>
      </w:r>
      <w:r>
        <w:rPr>
          <w:rFonts w:ascii="宋体" w:hAnsi="宋体" w:cs="宋体" w:hint="eastAsia"/>
          <w:szCs w:val="21"/>
        </w:rPr>
        <w:t xml:space="preserve">刘乐 </w:t>
      </w:r>
      <w:r>
        <w:rPr>
          <w:rFonts w:ascii="宋体" w:hAnsi="宋体" w:cs="宋体"/>
          <w:szCs w:val="21"/>
        </w:rPr>
        <w:t>)</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9"/>
        <w:gridCol w:w="1418"/>
        <w:gridCol w:w="1417"/>
        <w:gridCol w:w="1468"/>
      </w:tblGrid>
      <w:tr w:rsidR="006468B7" w14:paraId="78097F83" w14:textId="77777777">
        <w:tc>
          <w:tcPr>
            <w:tcW w:w="4089" w:type="dxa"/>
          </w:tcPr>
          <w:p w14:paraId="2C01BEF4" w14:textId="77777777" w:rsidR="006468B7" w:rsidRDefault="006468B7">
            <w:pPr>
              <w:spacing w:line="360" w:lineRule="auto"/>
              <w:ind w:firstLineChars="200" w:firstLine="420"/>
              <w:jc w:val="left"/>
              <w:rPr>
                <w:rFonts w:ascii="宋体" w:hAnsi="宋体" w:cs="宋体" w:hint="eastAsia"/>
                <w:szCs w:val="21"/>
              </w:rPr>
            </w:pPr>
            <w:r>
              <w:rPr>
                <w:rFonts w:ascii="宋体" w:hAnsi="宋体" w:cs="宋体" w:hint="eastAsia"/>
                <w:szCs w:val="21"/>
              </w:rPr>
              <w:t>具体内容</w:t>
            </w:r>
          </w:p>
        </w:tc>
        <w:tc>
          <w:tcPr>
            <w:tcW w:w="1418" w:type="dxa"/>
          </w:tcPr>
          <w:p w14:paraId="5A076E15" w14:textId="77777777" w:rsidR="006468B7" w:rsidRDefault="006468B7">
            <w:pPr>
              <w:spacing w:line="360" w:lineRule="auto"/>
              <w:jc w:val="left"/>
              <w:rPr>
                <w:rFonts w:ascii="宋体" w:hAnsi="宋体" w:cs="宋体" w:hint="eastAsia"/>
                <w:szCs w:val="21"/>
              </w:rPr>
            </w:pPr>
            <w:r>
              <w:rPr>
                <w:rFonts w:ascii="宋体" w:hAnsi="宋体" w:cs="宋体" w:hint="eastAsia"/>
                <w:szCs w:val="21"/>
              </w:rPr>
              <w:t>学生评价</w:t>
            </w:r>
          </w:p>
        </w:tc>
        <w:tc>
          <w:tcPr>
            <w:tcW w:w="1417" w:type="dxa"/>
          </w:tcPr>
          <w:p w14:paraId="6A16F47E" w14:textId="77777777" w:rsidR="006468B7" w:rsidRDefault="006468B7">
            <w:pPr>
              <w:spacing w:line="360" w:lineRule="auto"/>
              <w:jc w:val="left"/>
              <w:rPr>
                <w:rFonts w:ascii="宋体" w:hAnsi="宋体" w:cs="宋体" w:hint="eastAsia"/>
                <w:szCs w:val="21"/>
              </w:rPr>
            </w:pPr>
            <w:r>
              <w:rPr>
                <w:rFonts w:ascii="宋体" w:hAnsi="宋体" w:cs="宋体" w:hint="eastAsia"/>
                <w:szCs w:val="21"/>
              </w:rPr>
              <w:t>家长评价</w:t>
            </w:r>
          </w:p>
        </w:tc>
        <w:tc>
          <w:tcPr>
            <w:tcW w:w="1468" w:type="dxa"/>
          </w:tcPr>
          <w:p w14:paraId="0DAE6FF3" w14:textId="77777777" w:rsidR="006468B7" w:rsidRDefault="006468B7">
            <w:pPr>
              <w:spacing w:line="360" w:lineRule="auto"/>
              <w:jc w:val="left"/>
              <w:rPr>
                <w:rFonts w:ascii="宋体" w:hAnsi="宋体" w:cs="宋体" w:hint="eastAsia"/>
                <w:szCs w:val="21"/>
              </w:rPr>
            </w:pPr>
            <w:r>
              <w:rPr>
                <w:rFonts w:ascii="宋体" w:hAnsi="宋体" w:cs="宋体" w:hint="eastAsia"/>
                <w:szCs w:val="21"/>
              </w:rPr>
              <w:t>教师评价</w:t>
            </w:r>
          </w:p>
        </w:tc>
      </w:tr>
      <w:tr w:rsidR="006468B7" w14:paraId="4B12E074" w14:textId="77777777">
        <w:trPr>
          <w:trHeight w:val="410"/>
        </w:trPr>
        <w:tc>
          <w:tcPr>
            <w:tcW w:w="4089" w:type="dxa"/>
          </w:tcPr>
          <w:p w14:paraId="1F6DB44F" w14:textId="77777777" w:rsidR="006468B7" w:rsidRDefault="006468B7">
            <w:pPr>
              <w:spacing w:line="360" w:lineRule="auto"/>
              <w:jc w:val="left"/>
              <w:rPr>
                <w:rFonts w:ascii="宋体" w:hAnsi="宋体" w:cs="宋体" w:hint="eastAsia"/>
                <w:szCs w:val="21"/>
              </w:rPr>
            </w:pPr>
            <w:r>
              <w:rPr>
                <w:rFonts w:ascii="宋体" w:hAnsi="宋体" w:cs="宋体" w:hint="eastAsia"/>
                <w:szCs w:val="21"/>
              </w:rPr>
              <w:t>1</w:t>
            </w:r>
            <w:r>
              <w:rPr>
                <w:rFonts w:ascii="宋体" w:hAnsi="宋体" w:cs="宋体"/>
                <w:szCs w:val="21"/>
              </w:rPr>
              <w:t>.</w:t>
            </w:r>
            <w:r>
              <w:rPr>
                <w:rFonts w:ascii="宋体" w:hAnsi="宋体" w:cs="宋体" w:hint="eastAsia"/>
                <w:szCs w:val="21"/>
              </w:rPr>
              <w:t>课上认真听讲，积极发言，做好笔记</w:t>
            </w:r>
          </w:p>
        </w:tc>
        <w:tc>
          <w:tcPr>
            <w:tcW w:w="1418" w:type="dxa"/>
          </w:tcPr>
          <w:p w14:paraId="4EAB0DF2"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18.25pt;height:18.25pt;mso-position-horizontal-relative:page;mso-position-vertical-relative:page">
                  <v:imagedata r:id="rId6" r:href="rId7"/>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 o:spid="_x0000_i1026" type="#_x0000_t75" style="width:18.25pt;height:18.25pt;mso-position-horizontal-relative:page;mso-position-vertical-relative:page">
                  <v:imagedata r:id="rId6" r:href="rId8"/>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 o:spid="_x0000_i1027" type="#_x0000_t75" style="width:18.25pt;height:18.25pt;mso-position-horizontal-relative:page;mso-position-vertical-relative:page">
                  <v:imagedata r:id="rId6" r:href="rId9"/>
                </v:shape>
              </w:pict>
            </w:r>
            <w:r>
              <w:rPr>
                <w:rFonts w:ascii="宋体" w:hAnsi="宋体"/>
                <w:szCs w:val="21"/>
              </w:rPr>
              <w:fldChar w:fldCharType="end"/>
            </w:r>
          </w:p>
        </w:tc>
        <w:tc>
          <w:tcPr>
            <w:tcW w:w="1417" w:type="dxa"/>
          </w:tcPr>
          <w:p w14:paraId="1342CF30"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4" o:spid="_x0000_i1028" type="#_x0000_t75" style="width:18.25pt;height:18.25pt;mso-position-horizontal-relative:page;mso-position-vertical-relative:page">
                  <v:imagedata r:id="rId6" r:href="rId10"/>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5" o:spid="_x0000_i1029" type="#_x0000_t75" style="width:18.25pt;height:18.25pt;mso-position-horizontal-relative:page;mso-position-vertical-relative:page">
                  <v:imagedata r:id="rId6" r:href="rId11"/>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6" o:spid="_x0000_i1030" type="#_x0000_t75" style="width:18.25pt;height:18.25pt;mso-position-horizontal-relative:page;mso-position-vertical-relative:page">
                  <v:imagedata r:id="rId6" r:href="rId12"/>
                </v:shape>
              </w:pict>
            </w:r>
            <w:r>
              <w:rPr>
                <w:rFonts w:ascii="宋体" w:hAnsi="宋体"/>
                <w:szCs w:val="21"/>
              </w:rPr>
              <w:fldChar w:fldCharType="end"/>
            </w:r>
          </w:p>
        </w:tc>
        <w:tc>
          <w:tcPr>
            <w:tcW w:w="1468" w:type="dxa"/>
          </w:tcPr>
          <w:p w14:paraId="051328DA"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7" o:spid="_x0000_i1031" type="#_x0000_t75" style="width:18.25pt;height:18.25pt;mso-position-horizontal-relative:page;mso-position-vertical-relative:page">
                  <v:imagedata r:id="rId6" r:href="rId13"/>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8" o:spid="_x0000_i1032" type="#_x0000_t75" style="width:18.25pt;height:18.25pt;mso-position-horizontal-relative:page;mso-position-vertical-relative:page">
                  <v:imagedata r:id="rId6" r:href="rId14"/>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9" o:spid="_x0000_i1033" type="#_x0000_t75" style="width:18.25pt;height:18.25pt;mso-position-horizontal-relative:page;mso-position-vertical-relative:page">
                  <v:imagedata r:id="rId6" r:href="rId15"/>
                </v:shape>
              </w:pict>
            </w:r>
            <w:r>
              <w:rPr>
                <w:rFonts w:ascii="宋体" w:hAnsi="宋体"/>
                <w:szCs w:val="21"/>
              </w:rPr>
              <w:fldChar w:fldCharType="end"/>
            </w:r>
          </w:p>
        </w:tc>
      </w:tr>
      <w:tr w:rsidR="006468B7" w14:paraId="3B0500E0" w14:textId="77777777">
        <w:tc>
          <w:tcPr>
            <w:tcW w:w="4089" w:type="dxa"/>
          </w:tcPr>
          <w:p w14:paraId="2E3990E4" w14:textId="77777777" w:rsidR="006468B7" w:rsidRDefault="006468B7">
            <w:pPr>
              <w:spacing w:line="360" w:lineRule="auto"/>
              <w:jc w:val="left"/>
              <w:rPr>
                <w:rFonts w:ascii="宋体" w:hAnsi="宋体" w:cs="宋体" w:hint="eastAsia"/>
                <w:szCs w:val="21"/>
              </w:rPr>
            </w:pPr>
            <w:r>
              <w:rPr>
                <w:rFonts w:ascii="宋体" w:hAnsi="宋体" w:cs="宋体" w:hint="eastAsia"/>
                <w:szCs w:val="21"/>
              </w:rPr>
              <w:t>2</w:t>
            </w:r>
            <w:r>
              <w:rPr>
                <w:rFonts w:ascii="宋体" w:hAnsi="宋体" w:cs="宋体"/>
                <w:szCs w:val="21"/>
              </w:rPr>
              <w:t>.</w:t>
            </w:r>
            <w:r>
              <w:rPr>
                <w:rFonts w:ascii="宋体" w:hAnsi="宋体" w:cs="宋体" w:hint="eastAsia"/>
                <w:szCs w:val="21"/>
              </w:rPr>
              <w:t>每天坚持读书3</w:t>
            </w:r>
            <w:r>
              <w:rPr>
                <w:rFonts w:ascii="宋体" w:hAnsi="宋体" w:cs="宋体"/>
                <w:szCs w:val="21"/>
              </w:rPr>
              <w:t>0</w:t>
            </w:r>
            <w:r>
              <w:rPr>
                <w:rFonts w:ascii="宋体" w:hAnsi="宋体" w:cs="宋体" w:hint="eastAsia"/>
                <w:szCs w:val="21"/>
              </w:rPr>
              <w:t>分钟</w:t>
            </w:r>
          </w:p>
        </w:tc>
        <w:tc>
          <w:tcPr>
            <w:tcW w:w="1418" w:type="dxa"/>
          </w:tcPr>
          <w:p w14:paraId="717850FE"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0" o:spid="_x0000_i1034" type="#_x0000_t75" style="width:18.25pt;height:18.25pt;mso-position-horizontal-relative:page;mso-position-vertical-relative:page">
                  <v:imagedata r:id="rId6" r:href="rId16"/>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1" o:spid="_x0000_i1035" type="#_x0000_t75" style="width:18.25pt;height:18.25pt;mso-position-horizontal-relative:page;mso-position-vertical-relative:page">
                  <v:imagedata r:id="rId6" r:href="rId17"/>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2" o:spid="_x0000_i1036" type="#_x0000_t75" style="width:18.25pt;height:18.25pt;mso-position-horizontal-relative:page;mso-position-vertical-relative:page">
                  <v:imagedata r:id="rId6" r:href="rId18"/>
                </v:shape>
              </w:pict>
            </w:r>
            <w:r>
              <w:rPr>
                <w:rFonts w:ascii="宋体" w:hAnsi="宋体"/>
                <w:szCs w:val="21"/>
              </w:rPr>
              <w:fldChar w:fldCharType="end"/>
            </w:r>
          </w:p>
        </w:tc>
        <w:tc>
          <w:tcPr>
            <w:tcW w:w="1417" w:type="dxa"/>
          </w:tcPr>
          <w:p w14:paraId="2FC81C22"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3" o:spid="_x0000_i1037" type="#_x0000_t75" style="width:18.25pt;height:18.25pt;mso-position-horizontal-relative:page;mso-position-vertical-relative:page">
                  <v:imagedata r:id="rId6" r:href="rId19"/>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4" o:spid="_x0000_i1038" type="#_x0000_t75" style="width:18.25pt;height:18.25pt;mso-position-horizontal-relative:page;mso-position-vertical-relative:page">
                  <v:imagedata r:id="rId6" r:href="rId20"/>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5" o:spid="_x0000_i1039" type="#_x0000_t75" style="width:18.25pt;height:18.25pt;mso-position-horizontal-relative:page;mso-position-vertical-relative:page">
                  <v:imagedata r:id="rId6" r:href="rId21"/>
                </v:shape>
              </w:pict>
            </w:r>
            <w:r>
              <w:rPr>
                <w:rFonts w:ascii="宋体" w:hAnsi="宋体"/>
                <w:szCs w:val="21"/>
              </w:rPr>
              <w:fldChar w:fldCharType="end"/>
            </w:r>
          </w:p>
        </w:tc>
        <w:tc>
          <w:tcPr>
            <w:tcW w:w="1468" w:type="dxa"/>
          </w:tcPr>
          <w:p w14:paraId="2AEC0192"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6" o:spid="_x0000_i1040" type="#_x0000_t75" style="width:18.25pt;height:18.25pt;mso-position-horizontal-relative:page;mso-position-vertical-relative:page">
                  <v:imagedata r:id="rId6" r:href="rId22"/>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7" o:spid="_x0000_i1041" type="#_x0000_t75" style="width:18.25pt;height:18.25pt;mso-position-horizontal-relative:page;mso-position-vertical-relative:page">
                  <v:imagedata r:id="rId6" r:href="rId23"/>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8" o:spid="_x0000_i1042" type="#_x0000_t75" style="width:18.25pt;height:18.25pt;mso-position-horizontal-relative:page;mso-position-vertical-relative:page">
                  <v:imagedata r:id="rId6" r:href="rId24"/>
                </v:shape>
              </w:pict>
            </w:r>
            <w:r>
              <w:rPr>
                <w:rFonts w:ascii="宋体" w:hAnsi="宋体"/>
                <w:szCs w:val="21"/>
              </w:rPr>
              <w:fldChar w:fldCharType="end"/>
            </w:r>
          </w:p>
        </w:tc>
      </w:tr>
      <w:tr w:rsidR="006468B7" w14:paraId="47E81007" w14:textId="77777777">
        <w:tc>
          <w:tcPr>
            <w:tcW w:w="4089" w:type="dxa"/>
          </w:tcPr>
          <w:p w14:paraId="49FF6C1D" w14:textId="77777777" w:rsidR="006468B7" w:rsidRDefault="006468B7">
            <w:pPr>
              <w:spacing w:line="360" w:lineRule="auto"/>
              <w:jc w:val="left"/>
              <w:rPr>
                <w:rFonts w:ascii="宋体" w:hAnsi="宋体" w:cs="宋体" w:hint="eastAsia"/>
                <w:szCs w:val="21"/>
              </w:rPr>
            </w:pPr>
            <w:r>
              <w:rPr>
                <w:rFonts w:ascii="宋体" w:hAnsi="宋体" w:cs="宋体" w:hint="eastAsia"/>
                <w:szCs w:val="21"/>
              </w:rPr>
              <w:t>3</w:t>
            </w:r>
            <w:r>
              <w:rPr>
                <w:rFonts w:ascii="宋体" w:hAnsi="宋体" w:cs="宋体"/>
                <w:szCs w:val="21"/>
              </w:rPr>
              <w:t>.</w:t>
            </w:r>
            <w:r>
              <w:rPr>
                <w:rFonts w:ascii="宋体" w:hAnsi="宋体" w:cs="宋体" w:hint="eastAsia"/>
                <w:szCs w:val="21"/>
              </w:rPr>
              <w:t>每周完成两篇日记</w:t>
            </w:r>
          </w:p>
        </w:tc>
        <w:tc>
          <w:tcPr>
            <w:tcW w:w="1418" w:type="dxa"/>
          </w:tcPr>
          <w:p w14:paraId="66E36D19"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19" o:spid="_x0000_i1043" type="#_x0000_t75" style="width:18.25pt;height:18.25pt;mso-position-horizontal-relative:page;mso-position-vertical-relative:page">
                  <v:imagedata r:id="rId6" r:href="rId25"/>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0" o:spid="_x0000_i1044" type="#_x0000_t75" style="width:18.25pt;height:18.25pt;mso-position-horizontal-relative:page;mso-position-vertical-relative:page">
                  <v:imagedata r:id="rId6" r:href="rId26"/>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1" o:spid="_x0000_i1045" type="#_x0000_t75" style="width:18.25pt;height:18.25pt;mso-position-horizontal-relative:page;mso-position-vertical-relative:page">
                  <v:imagedata r:id="rId6" r:href="rId27"/>
                </v:shape>
              </w:pict>
            </w:r>
            <w:r>
              <w:rPr>
                <w:rFonts w:ascii="宋体" w:hAnsi="宋体"/>
                <w:szCs w:val="21"/>
              </w:rPr>
              <w:fldChar w:fldCharType="end"/>
            </w:r>
          </w:p>
        </w:tc>
        <w:tc>
          <w:tcPr>
            <w:tcW w:w="1417" w:type="dxa"/>
          </w:tcPr>
          <w:p w14:paraId="3DDD4CBF"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2" o:spid="_x0000_i1046" type="#_x0000_t75" style="width:18.25pt;height:18.25pt;mso-position-horizontal-relative:page;mso-position-vertical-relative:page">
                  <v:imagedata r:id="rId6" r:href="rId28"/>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3" o:spid="_x0000_i1047" type="#_x0000_t75" style="width:18.25pt;height:18.25pt;mso-position-horizontal-relative:page;mso-position-vertical-relative:page">
                  <v:imagedata r:id="rId6" r:href="rId29"/>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4" o:spid="_x0000_i1048" type="#_x0000_t75" style="width:18.25pt;height:18.25pt;mso-position-horizontal-relative:page;mso-position-vertical-relative:page">
                  <v:imagedata r:id="rId6" r:href="rId30"/>
                </v:shape>
              </w:pict>
            </w:r>
            <w:r>
              <w:rPr>
                <w:rFonts w:ascii="宋体" w:hAnsi="宋体"/>
                <w:szCs w:val="21"/>
              </w:rPr>
              <w:fldChar w:fldCharType="end"/>
            </w:r>
          </w:p>
        </w:tc>
        <w:tc>
          <w:tcPr>
            <w:tcW w:w="1468" w:type="dxa"/>
          </w:tcPr>
          <w:p w14:paraId="6DD60E1B"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5" o:spid="_x0000_i1049" type="#_x0000_t75" style="width:18.25pt;height:18.25pt;mso-position-horizontal-relative:page;mso-position-vertical-relative:page">
                  <v:imagedata r:id="rId6" r:href="rId31"/>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6" o:spid="_x0000_i1050" type="#_x0000_t75" style="width:18.25pt;height:18.25pt;mso-position-horizontal-relative:page;mso-position-vertical-relative:page">
                  <v:imagedata r:id="rId6" r:href="rId32"/>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7" o:spid="_x0000_i1051" type="#_x0000_t75" style="width:18.25pt;height:18.25pt;mso-position-horizontal-relative:page;mso-position-vertical-relative:page">
                  <v:imagedata r:id="rId6" r:href="rId33"/>
                </v:shape>
              </w:pict>
            </w:r>
            <w:r>
              <w:rPr>
                <w:rFonts w:ascii="宋体" w:hAnsi="宋体"/>
                <w:szCs w:val="21"/>
              </w:rPr>
              <w:fldChar w:fldCharType="end"/>
            </w:r>
          </w:p>
        </w:tc>
      </w:tr>
      <w:tr w:rsidR="006468B7" w14:paraId="7009C39A" w14:textId="77777777">
        <w:tc>
          <w:tcPr>
            <w:tcW w:w="4089" w:type="dxa"/>
          </w:tcPr>
          <w:p w14:paraId="2CBBBDE0" w14:textId="77777777" w:rsidR="006468B7" w:rsidRDefault="006468B7">
            <w:pPr>
              <w:spacing w:line="360" w:lineRule="auto"/>
              <w:jc w:val="left"/>
              <w:rPr>
                <w:rFonts w:ascii="宋体" w:hAnsi="宋体" w:cs="宋体" w:hint="eastAsia"/>
                <w:szCs w:val="21"/>
              </w:rPr>
            </w:pPr>
            <w:r>
              <w:rPr>
                <w:rFonts w:ascii="宋体" w:hAnsi="宋体" w:cs="宋体" w:hint="eastAsia"/>
                <w:szCs w:val="21"/>
              </w:rPr>
              <w:t>4</w:t>
            </w:r>
            <w:r>
              <w:rPr>
                <w:rFonts w:ascii="宋体" w:hAnsi="宋体" w:cs="宋体"/>
                <w:szCs w:val="21"/>
              </w:rPr>
              <w:t>.</w:t>
            </w:r>
            <w:r>
              <w:rPr>
                <w:rFonts w:ascii="宋体" w:hAnsi="宋体" w:cs="宋体" w:hint="eastAsia"/>
                <w:szCs w:val="21"/>
              </w:rPr>
              <w:t>敢于表达自己的看法</w:t>
            </w:r>
          </w:p>
        </w:tc>
        <w:tc>
          <w:tcPr>
            <w:tcW w:w="1418" w:type="dxa"/>
          </w:tcPr>
          <w:p w14:paraId="39701257"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8" o:spid="_x0000_i1052" type="#_x0000_t75" style="width:18.25pt;height:18.25pt;mso-position-horizontal-relative:page;mso-position-vertical-relative:page">
                  <v:imagedata r:id="rId6" r:href="rId34"/>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29" o:spid="_x0000_i1053" type="#_x0000_t75" style="width:18.25pt;height:18.25pt;mso-position-horizontal-relative:page;mso-position-vertical-relative:page">
                  <v:imagedata r:id="rId6" r:href="rId35"/>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0" o:spid="_x0000_i1054" type="#_x0000_t75" style="width:18.25pt;height:18.25pt;mso-position-horizontal-relative:page;mso-position-vertical-relative:page">
                  <v:imagedata r:id="rId6" r:href="rId36"/>
                </v:shape>
              </w:pict>
            </w:r>
            <w:r>
              <w:rPr>
                <w:rFonts w:ascii="宋体" w:hAnsi="宋体"/>
                <w:szCs w:val="21"/>
              </w:rPr>
              <w:fldChar w:fldCharType="end"/>
            </w:r>
          </w:p>
        </w:tc>
        <w:tc>
          <w:tcPr>
            <w:tcW w:w="1417" w:type="dxa"/>
          </w:tcPr>
          <w:p w14:paraId="1B7C76E3"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1" o:spid="_x0000_i1055" type="#_x0000_t75" style="width:18.25pt;height:18.25pt;mso-position-horizontal-relative:page;mso-position-vertical-relative:page">
                  <v:imagedata r:id="rId6" r:href="rId37"/>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2" o:spid="_x0000_i1056" type="#_x0000_t75" style="width:18.25pt;height:18.25pt;mso-position-horizontal-relative:page;mso-position-vertical-relative:page">
                  <v:imagedata r:id="rId6" r:href="rId38"/>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3" o:spid="_x0000_i1057" type="#_x0000_t75" style="width:18.25pt;height:18.25pt;mso-position-horizontal-relative:page;mso-position-vertical-relative:page">
                  <v:imagedata r:id="rId6" r:href="rId39"/>
                </v:shape>
              </w:pict>
            </w:r>
            <w:r>
              <w:rPr>
                <w:rFonts w:ascii="宋体" w:hAnsi="宋体"/>
                <w:szCs w:val="21"/>
              </w:rPr>
              <w:fldChar w:fldCharType="end"/>
            </w:r>
          </w:p>
        </w:tc>
        <w:tc>
          <w:tcPr>
            <w:tcW w:w="1468" w:type="dxa"/>
          </w:tcPr>
          <w:p w14:paraId="10E9AFCB" w14:textId="77777777" w:rsidR="006468B7" w:rsidRDefault="006468B7">
            <w:pPr>
              <w:spacing w:line="360" w:lineRule="auto"/>
              <w:jc w:val="left"/>
              <w:rPr>
                <w:rFonts w:ascii="宋体" w:hAnsi="宋体" w:cs="宋体" w:hint="eastAsia"/>
                <w:szCs w:val="21"/>
              </w:rPr>
            </w:pP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4" o:spid="_x0000_i1058" type="#_x0000_t75" style="width:18.25pt;height:18.25pt;mso-position-horizontal-relative:page;mso-position-vertical-relative:page">
                  <v:imagedata r:id="rId6" r:href="rId40"/>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5" o:spid="_x0000_i1059" type="#_x0000_t75" style="width:18.25pt;height:18.25pt;mso-position-horizontal-relative:page;mso-position-vertical-relative:page">
                  <v:imagedata r:id="rId6" r:href="rId41"/>
                </v:shape>
              </w:pict>
            </w:r>
            <w:r>
              <w:rPr>
                <w:rFonts w:ascii="宋体" w:hAnsi="宋体"/>
                <w:szCs w:val="21"/>
              </w:rPr>
              <w:fldChar w:fldCharType="end"/>
            </w:r>
            <w:r>
              <w:rPr>
                <w:rFonts w:ascii="宋体" w:hAnsi="宋体"/>
                <w:szCs w:val="21"/>
              </w:rPr>
              <w:fldChar w:fldCharType="begin"/>
            </w:r>
            <w:r>
              <w:rPr>
                <w:rFonts w:ascii="宋体" w:hAnsi="宋体"/>
                <w:szCs w:val="21"/>
              </w:rPr>
              <w:instrText xml:space="preserve"> INCLUDEPICTURE "C:\\Users\\李海艳\\AppData\\Local\\Temp\\SGPicFaceTpBq\\11144\\0034F9F3.png" \* MERGEFORMATINET </w:instrText>
            </w:r>
            <w:r>
              <w:rPr>
                <w:rFonts w:ascii="宋体" w:hAnsi="宋体"/>
                <w:szCs w:val="21"/>
              </w:rPr>
              <w:fldChar w:fldCharType="separate"/>
            </w:r>
            <w:r>
              <w:rPr>
                <w:rFonts w:ascii="宋体" w:hAnsi="宋体"/>
                <w:szCs w:val="21"/>
              </w:rPr>
              <w:pict>
                <v:shape id="图片 36" o:spid="_x0000_i1060" type="#_x0000_t75" style="width:18.25pt;height:18.25pt;mso-position-horizontal-relative:page;mso-position-vertical-relative:page">
                  <v:imagedata r:id="rId6" r:href="rId42"/>
                </v:shape>
              </w:pict>
            </w:r>
            <w:r>
              <w:rPr>
                <w:rFonts w:ascii="宋体" w:hAnsi="宋体"/>
                <w:szCs w:val="21"/>
              </w:rPr>
              <w:fldChar w:fldCharType="end"/>
            </w:r>
          </w:p>
        </w:tc>
      </w:tr>
    </w:tbl>
    <w:p w14:paraId="41A1E860"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这周，刘乐共获得评价星3</w:t>
      </w:r>
      <w:r>
        <w:rPr>
          <w:rFonts w:ascii="宋体" w:hAnsi="宋体" w:cs="宋体"/>
          <w:szCs w:val="21"/>
        </w:rPr>
        <w:t>2</w:t>
      </w:r>
      <w:r>
        <w:rPr>
          <w:rFonts w:ascii="宋体" w:hAnsi="宋体" w:cs="宋体" w:hint="eastAsia"/>
          <w:szCs w:val="21"/>
        </w:rPr>
        <w:t>颗星，读书、日记都获得了满星。一个星期后，刘乐的行为转变</w:t>
      </w:r>
      <w:r>
        <w:rPr>
          <w:rFonts w:ascii="宋体" w:hAnsi="宋体" w:cs="宋体"/>
          <w:szCs w:val="21"/>
        </w:rPr>
        <w:t>:</w:t>
      </w:r>
      <w:r>
        <w:rPr>
          <w:rFonts w:ascii="宋体" w:hAnsi="宋体" w:cs="宋体" w:hint="eastAsia"/>
          <w:szCs w:val="21"/>
        </w:rPr>
        <w:t>课堂上能说出自己的想法，语文笔记清晰，读完了《中国人的智慧》这本书，写了三篇日记《意外的发现》、《读&lt;中国人的智慧&gt;有感》和《独一无二的石头》。《意外的发现》中写道：站在厨房里向外看，我看到了一只小花狗在寻找食物，忽然一阵大风刮过，小花狗跳到一个脏兮兮的土地上不见了。我给这篇日记的评价是“小花狗为什么跳到一个脏兮兮的土地上就不见了呢？是你没有继续往下看，还是那不是一片平地而是一个大坑。期待得到你的答复。”当天刘乐回信息告诉了我事情的经过。</w:t>
      </w:r>
      <w:bookmarkStart w:id="1" w:name="_Hlk45994878"/>
      <w:r>
        <w:rPr>
          <w:rFonts w:ascii="宋体" w:hAnsi="宋体" w:cs="宋体" w:hint="eastAsia"/>
          <w:szCs w:val="21"/>
        </w:rPr>
        <w:t>《读&lt;中国人的智慧</w:t>
      </w:r>
      <w:r>
        <w:rPr>
          <w:rFonts w:ascii="宋体" w:hAnsi="宋体" w:cs="宋体"/>
          <w:szCs w:val="21"/>
        </w:rPr>
        <w:t>&gt;</w:t>
      </w:r>
      <w:r>
        <w:rPr>
          <w:rFonts w:ascii="宋体" w:hAnsi="宋体" w:cs="宋体" w:hint="eastAsia"/>
          <w:szCs w:val="21"/>
        </w:rPr>
        <w:t>有感》</w:t>
      </w:r>
      <w:bookmarkEnd w:id="1"/>
      <w:r>
        <w:rPr>
          <w:rFonts w:ascii="宋体" w:hAnsi="宋体" w:cs="宋体" w:hint="eastAsia"/>
          <w:szCs w:val="21"/>
        </w:rPr>
        <w:t>中写道：多么丰富的知识呀！人生能有几个十年呢？多读书吧，读书改变命运，也许会很久，但终会来。《独一无二的石头》写道：每一块石头我都是第一次见面，但我对她们都格外亲热。</w:t>
      </w:r>
    </w:p>
    <w:p w14:paraId="7B5C8768"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家校双向同步使用评价表对刘乐的学习过程进行评价，刘乐本人、家长和老师得到刘乐成长的资源，学生就会精力集中在“学习”本身上，而不是在“学习”教师上。</w:t>
      </w:r>
    </w:p>
    <w:p w14:paraId="27C3AD80" w14:textId="77777777" w:rsidR="006468B7" w:rsidRDefault="006468B7">
      <w:pPr>
        <w:spacing w:line="360" w:lineRule="auto"/>
        <w:ind w:leftChars="62" w:left="130" w:firstLineChars="200" w:firstLine="420"/>
        <w:jc w:val="left"/>
        <w:rPr>
          <w:rFonts w:ascii="宋体" w:hAnsi="宋体" w:cs="宋体" w:hint="eastAsia"/>
          <w:szCs w:val="21"/>
        </w:rPr>
      </w:pPr>
      <w:r>
        <w:rPr>
          <w:rFonts w:ascii="宋体" w:hAnsi="宋体" w:cs="宋体" w:hint="eastAsia"/>
          <w:szCs w:val="21"/>
        </w:rPr>
        <w:t>一周后分别针对自我评价、家长评价和教师评价进行交流。</w:t>
      </w:r>
    </w:p>
    <w:p w14:paraId="18E3BFC6"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（一）自我评价</w:t>
      </w:r>
    </w:p>
    <w:p w14:paraId="7440D236"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 xml:space="preserve">  学生结合自己的表现和评价表反思自己的行为开展自我评价。发现自己的问题，改正错误或不良行为习惯，实现自我管理。例如由于自己读完了一本书，还写了一篇非常有见解的读后感，在妈妈和老师阅读后得到了充分的肯定，对照评价方案给自己公正的评价，从而产生成功的喜悦，明确努力的方向。</w:t>
      </w:r>
    </w:p>
    <w:p w14:paraId="75CD662A"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（二）家长评价</w:t>
      </w:r>
    </w:p>
    <w:p w14:paraId="63D53F88"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 xml:space="preserve"> 家长注重孩子成长的过程，观察孩子在家的行为，对照评价表，对做的好的方面及时提出表扬，对存在的问题帮助学生分析原因，提出意见和建议，帮助孩子养成良好的习惯，提高孩子的自我管理能力。</w:t>
      </w:r>
    </w:p>
    <w:p w14:paraId="06F3425D"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（三）教师评价</w:t>
      </w:r>
    </w:p>
    <w:p w14:paraId="3D45AA39" w14:textId="77777777" w:rsidR="006468B7" w:rsidRDefault="006468B7">
      <w:pPr>
        <w:spacing w:line="360" w:lineRule="auto"/>
        <w:ind w:leftChars="62" w:left="130" w:firstLineChars="200" w:firstLine="420"/>
        <w:jc w:val="left"/>
        <w:rPr>
          <w:rFonts w:ascii="宋体" w:hAnsi="宋体" w:cs="宋体"/>
          <w:szCs w:val="21"/>
        </w:rPr>
      </w:pPr>
      <w:r>
        <w:rPr>
          <w:rFonts w:ascii="宋体" w:hAnsi="宋体" w:cs="宋体" w:hint="eastAsia"/>
          <w:szCs w:val="21"/>
        </w:rPr>
        <w:t xml:space="preserve">教师对照评价表对学生进行客观性的评价。客观的批评使学生明确努力的方向 。教师对学生的评价采用正确引导，激励评价，合理地运用鼓励性评价，以增强学生的信心。教师在真诚赞美的同时，宽容学生，每一个学生都是鲜活的个体，在认知程度上也存在不同，所以注意他们的内心感受，保护他们的自尊心。对于学生出现的错误，明确指出来。“鼓励赞赏”必须建立在“客观批评”的基础上。教师评价帮助学生分析得失，促进学生的反思意识，加强自我管理。 </w:t>
      </w:r>
      <w:r>
        <w:rPr>
          <w:rFonts w:ascii="宋体" w:hAnsi="宋体" w:cs="宋体"/>
          <w:szCs w:val="21"/>
        </w:rPr>
        <w:t xml:space="preserve">   </w:t>
      </w:r>
    </w:p>
    <w:p w14:paraId="34A02EA4" w14:textId="77777777" w:rsidR="006468B7" w:rsidRDefault="006468B7">
      <w:pPr>
        <w:spacing w:line="360" w:lineRule="auto"/>
        <w:ind w:leftChars="-1" w:left="-2" w:firstLineChars="100" w:firstLine="210"/>
        <w:jc w:val="left"/>
        <w:rPr>
          <w:ins w:id="2" w:author="李 海艳" w:date="2020-07-18T20:25:00Z"/>
          <w:rFonts w:ascii="黑体" w:eastAsia="黑体" w:hAnsi="黑体" w:cs="宋体"/>
          <w:szCs w:val="21"/>
        </w:rPr>
      </w:pPr>
      <w:r>
        <w:rPr>
          <w:rFonts w:ascii="黑体" w:eastAsia="黑体" w:hAnsi="黑体" w:cs="宋体" w:hint="eastAsia"/>
          <w:szCs w:val="21"/>
        </w:rPr>
        <w:t>四、思考和启示</w:t>
      </w:r>
    </w:p>
    <w:p w14:paraId="002A0C91" w14:textId="77777777" w:rsidR="006468B7" w:rsidRDefault="006468B7">
      <w:pPr>
        <w:spacing w:line="360" w:lineRule="auto"/>
        <w:ind w:firstLineChars="200" w:firstLine="420"/>
        <w:jc w:val="left"/>
        <w:rPr>
          <w:rFonts w:ascii="宋体" w:hAnsi="宋体" w:cs="宋体"/>
          <w:szCs w:val="21"/>
        </w:rPr>
      </w:pPr>
      <w:r>
        <w:rPr>
          <w:rFonts w:ascii="宋体" w:hAnsi="宋体" w:cs="宋体" w:hint="eastAsia"/>
          <w:szCs w:val="21"/>
        </w:rPr>
        <w:t>学生的成长是学校、家庭教育与学生自身努力的结果，只有融汇学校、家庭、学生多方面的评价，在平等、民主的互动中关注被评价者发展的需要，才会促进学生全面发展的需要。</w:t>
      </w:r>
    </w:p>
    <w:p w14:paraId="6830D8FC" w14:textId="77777777" w:rsidR="006468B7" w:rsidRDefault="006468B7">
      <w:pPr>
        <w:spacing w:line="360" w:lineRule="auto"/>
        <w:rPr>
          <w:rFonts w:ascii="宋体" w:hAnsi="宋体" w:cs="宋体"/>
          <w:szCs w:val="21"/>
        </w:rPr>
      </w:pP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家校同步对学生的评价主要目的是全面了解学生学习的过程和结果，激励学生学习，促进学生的学业进步和全面发展。家校“双向同步”评价更关注每一个学生的发展变化，让学生有效地享受到更多的教育资源，充分发挥学生个性，让学生成为学习的主人，培养自我管理能力。</w:t>
      </w:r>
    </w:p>
    <w:p w14:paraId="3501323C" w14:textId="77777777" w:rsidR="006468B7" w:rsidRDefault="006468B7">
      <w:pPr>
        <w:spacing w:line="360" w:lineRule="auto"/>
        <w:ind w:firstLine="480"/>
        <w:rPr>
          <w:rFonts w:ascii="宋体" w:hAnsi="宋体" w:cs="宋体"/>
          <w:szCs w:val="21"/>
        </w:rPr>
      </w:pPr>
      <w:r>
        <w:rPr>
          <w:rFonts w:ascii="宋体" w:hAnsi="宋体" w:cs="宋体" w:hint="eastAsia"/>
          <w:szCs w:val="21"/>
        </w:rPr>
        <w:t>家校双向同步评价在实施过程中也出现了一些问题：比如一开始使用评价表、档案袋、量规方式进行评价，大部分学生还比较感兴趣，但过了一段时间后个别学生对评价内容失去兴趣，另外由于个别家长有时工作忙，评价不能及时跟进，导致评价出现滞后现象。另外，评价内容缺少整体计划性，系统性。</w:t>
      </w:r>
    </w:p>
    <w:p w14:paraId="09F1053C" w14:textId="77777777" w:rsidR="006468B7" w:rsidRDefault="006468B7">
      <w:pPr>
        <w:spacing w:line="360" w:lineRule="auto"/>
        <w:ind w:firstLine="480"/>
        <w:rPr>
          <w:rFonts w:ascii="宋体" w:hAnsi="宋体" w:cs="宋体"/>
          <w:szCs w:val="21"/>
        </w:rPr>
      </w:pPr>
      <w:r>
        <w:rPr>
          <w:rFonts w:ascii="宋体" w:hAnsi="宋体" w:cs="宋体" w:hint="eastAsia"/>
          <w:szCs w:val="21"/>
        </w:rPr>
        <w:t>但从整体上看，家校同步评价对学生帮助很大，大多数学生在同步评价进行后学习的积极性提高，能够自主进行学习，另外还有些学生能够找到自己的兴趣点，并不断去练习。</w:t>
      </w:r>
    </w:p>
    <w:p w14:paraId="7E6295AD" w14:textId="77777777" w:rsidR="006468B7" w:rsidRDefault="006468B7">
      <w:pPr>
        <w:spacing w:line="360" w:lineRule="auto"/>
        <w:ind w:firstLine="480"/>
        <w:rPr>
          <w:rFonts w:ascii="宋体" w:hAnsi="宋体" w:cs="宋体" w:hint="eastAsia"/>
          <w:szCs w:val="21"/>
        </w:rPr>
      </w:pPr>
      <w:r>
        <w:rPr>
          <w:rFonts w:ascii="宋体" w:hAnsi="宋体" w:cs="宋体" w:hint="eastAsia"/>
          <w:szCs w:val="21"/>
        </w:rPr>
        <w:t>因此，这种线上家校双向同步评价方式可以推广到今后线下学校学习中来，第一、手机成为载体，家长、教师、学生。通过微信进行沟通和交流，加大了家校交流的参与面。第二、方便教师、家长与学生面对面谈心，交流想法，及时了解学生在想什么，想干什么。第三、学校和家长互相协作，形成强大的家校教育合力。</w:t>
      </w:r>
    </w:p>
    <w:sectPr w:rsidR="006468B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E075" w14:textId="77777777" w:rsidR="00DC2744" w:rsidRDefault="00DC2744" w:rsidP="00DC2744">
      <w:r>
        <w:separator/>
      </w:r>
    </w:p>
  </w:endnote>
  <w:endnote w:type="continuationSeparator" w:id="0">
    <w:p w14:paraId="6D51003D" w14:textId="77777777" w:rsidR="00DC2744" w:rsidRDefault="00DC2744" w:rsidP="00DC27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1A597" w14:textId="77777777" w:rsidR="00DC2744" w:rsidRDefault="00DC2744" w:rsidP="00DC2744">
      <w:r>
        <w:separator/>
      </w:r>
    </w:p>
  </w:footnote>
  <w:footnote w:type="continuationSeparator" w:id="0">
    <w:p w14:paraId="0FEB224F" w14:textId="77777777" w:rsidR="00DC2744" w:rsidRDefault="00DC2744" w:rsidP="00DC27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attachedTemplate r:id="rId1"/>
  <w:doNotTrackMove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2FC8"/>
    <w:rsid w:val="00016799"/>
    <w:rsid w:val="0004127F"/>
    <w:rsid w:val="00053165"/>
    <w:rsid w:val="000A7491"/>
    <w:rsid w:val="000C1973"/>
    <w:rsid w:val="000F1861"/>
    <w:rsid w:val="001526E6"/>
    <w:rsid w:val="001B1DB3"/>
    <w:rsid w:val="001C3864"/>
    <w:rsid w:val="001D0C91"/>
    <w:rsid w:val="00213114"/>
    <w:rsid w:val="002160BB"/>
    <w:rsid w:val="002403D4"/>
    <w:rsid w:val="00286668"/>
    <w:rsid w:val="002D41AB"/>
    <w:rsid w:val="002F42CE"/>
    <w:rsid w:val="00335044"/>
    <w:rsid w:val="00346818"/>
    <w:rsid w:val="00392B98"/>
    <w:rsid w:val="003B4AD9"/>
    <w:rsid w:val="003D38E0"/>
    <w:rsid w:val="0044488F"/>
    <w:rsid w:val="004A0669"/>
    <w:rsid w:val="004A1C4A"/>
    <w:rsid w:val="004B155E"/>
    <w:rsid w:val="00574392"/>
    <w:rsid w:val="005B58BC"/>
    <w:rsid w:val="005F7ACF"/>
    <w:rsid w:val="00615B72"/>
    <w:rsid w:val="006468B7"/>
    <w:rsid w:val="00666CC1"/>
    <w:rsid w:val="006A2FC8"/>
    <w:rsid w:val="006C59B4"/>
    <w:rsid w:val="006C7073"/>
    <w:rsid w:val="006C7654"/>
    <w:rsid w:val="006C7FC7"/>
    <w:rsid w:val="0074569D"/>
    <w:rsid w:val="00762641"/>
    <w:rsid w:val="00796703"/>
    <w:rsid w:val="007A3976"/>
    <w:rsid w:val="007A4EA6"/>
    <w:rsid w:val="007B0F1A"/>
    <w:rsid w:val="007B65E8"/>
    <w:rsid w:val="00856604"/>
    <w:rsid w:val="00862850"/>
    <w:rsid w:val="00891817"/>
    <w:rsid w:val="00900803"/>
    <w:rsid w:val="0097211E"/>
    <w:rsid w:val="009727FC"/>
    <w:rsid w:val="009939D0"/>
    <w:rsid w:val="009A04D6"/>
    <w:rsid w:val="009A4ECD"/>
    <w:rsid w:val="00A06B4A"/>
    <w:rsid w:val="00A1376F"/>
    <w:rsid w:val="00A41F2B"/>
    <w:rsid w:val="00A63D27"/>
    <w:rsid w:val="00A74B80"/>
    <w:rsid w:val="00B269A2"/>
    <w:rsid w:val="00B53F62"/>
    <w:rsid w:val="00C34A40"/>
    <w:rsid w:val="00C81C32"/>
    <w:rsid w:val="00CA03A8"/>
    <w:rsid w:val="00D22ACE"/>
    <w:rsid w:val="00D53122"/>
    <w:rsid w:val="00DC2744"/>
    <w:rsid w:val="00DE4808"/>
    <w:rsid w:val="00E0484C"/>
    <w:rsid w:val="00E66F8D"/>
    <w:rsid w:val="00E93919"/>
    <w:rsid w:val="00ED7614"/>
    <w:rsid w:val="00F06774"/>
    <w:rsid w:val="00F32172"/>
    <w:rsid w:val="00F35C84"/>
    <w:rsid w:val="00F55C33"/>
    <w:rsid w:val="00FD45C4"/>
    <w:rsid w:val="0C111C66"/>
    <w:rsid w:val="21466520"/>
    <w:rsid w:val="23195EFD"/>
    <w:rsid w:val="256E3922"/>
    <w:rsid w:val="25E616E9"/>
    <w:rsid w:val="2AA16BBD"/>
    <w:rsid w:val="2FD43A47"/>
    <w:rsid w:val="30C12798"/>
    <w:rsid w:val="34945C2E"/>
    <w:rsid w:val="398876D1"/>
    <w:rsid w:val="3BDC7ADF"/>
    <w:rsid w:val="499055C4"/>
    <w:rsid w:val="612274FC"/>
    <w:rsid w:val="6489633B"/>
    <w:rsid w:val="68662B93"/>
    <w:rsid w:val="77B35204"/>
    <w:rsid w:val="78AC5F1E"/>
    <w:rsid w:val="7BAB69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ecimalSymbol w:val="."/>
  <w:listSeparator w:val=","/>
  <w14:docId w14:val="290B5DBC"/>
  <w15:chartTrackingRefBased/>
  <w15:docId w15:val="{952E097B-B7EB-4FA8-9D32-E4CDF68D8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99"/>
    <w:lsdException w:name="Colorful Grid Accent 1" w:uiPriority="99"/>
    <w:lsdException w:name="Light Shading Accent 2" w:uiPriority="99"/>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主题 Char"/>
    <w:link w:val="a3"/>
    <w:rPr>
      <w:rFonts w:ascii="Calibri" w:hAnsi="Calibri"/>
      <w:b/>
      <w:bCs/>
      <w:kern w:val="2"/>
      <w:sz w:val="21"/>
      <w:szCs w:val="24"/>
    </w:rPr>
  </w:style>
  <w:style w:type="character" w:styleId="a4">
    <w:name w:val="Unresolved Mention"/>
    <w:uiPriority w:val="99"/>
    <w:unhideWhenUsed/>
    <w:rPr>
      <w:color w:val="605E5C"/>
      <w:shd w:val="clear" w:color="auto" w:fill="E1DFDD"/>
    </w:rPr>
  </w:style>
  <w:style w:type="character" w:customStyle="1" w:styleId="Char0">
    <w:name w:val="页眉 Char"/>
    <w:link w:val="a5"/>
    <w:rPr>
      <w:rFonts w:ascii="Calibri" w:hAnsi="Calibri"/>
      <w:kern w:val="2"/>
      <w:sz w:val="18"/>
      <w:szCs w:val="18"/>
    </w:rPr>
  </w:style>
  <w:style w:type="character" w:styleId="a6">
    <w:name w:val="Hyperlink"/>
    <w:rPr>
      <w:color w:val="0563C1"/>
      <w:u w:val="single"/>
    </w:rPr>
  </w:style>
  <w:style w:type="character" w:customStyle="1" w:styleId="Char1">
    <w:name w:val="批注框文本 Char"/>
    <w:link w:val="a7"/>
    <w:rPr>
      <w:rFonts w:ascii="宋体" w:hAnsi="Calibri"/>
      <w:kern w:val="2"/>
      <w:sz w:val="18"/>
      <w:szCs w:val="18"/>
    </w:rPr>
  </w:style>
  <w:style w:type="character" w:customStyle="1" w:styleId="Char2">
    <w:name w:val="批注文字 Char"/>
    <w:link w:val="a8"/>
    <w:rPr>
      <w:rFonts w:ascii="Calibri" w:hAnsi="Calibri"/>
      <w:kern w:val="2"/>
      <w:sz w:val="21"/>
      <w:szCs w:val="24"/>
    </w:rPr>
  </w:style>
  <w:style w:type="character" w:styleId="a9">
    <w:name w:val="annotation reference"/>
    <w:rPr>
      <w:sz w:val="21"/>
      <w:szCs w:val="21"/>
    </w:rPr>
  </w:style>
  <w:style w:type="character" w:customStyle="1" w:styleId="Char3">
    <w:name w:val="页脚 Char"/>
    <w:link w:val="aa"/>
    <w:rPr>
      <w:rFonts w:ascii="Calibri" w:hAnsi="Calibri"/>
      <w:kern w:val="2"/>
      <w:sz w:val="18"/>
      <w:szCs w:val="18"/>
    </w:rPr>
  </w:style>
  <w:style w:type="paragraph" w:styleId="a3">
    <w:name w:val="annotation subject"/>
    <w:basedOn w:val="a8"/>
    <w:next w:val="a8"/>
    <w:link w:val="Char"/>
    <w:rPr>
      <w:b/>
      <w:bCs/>
    </w:rPr>
  </w:style>
  <w:style w:type="paragraph" w:styleId="aa">
    <w:name w:val="footer"/>
    <w:basedOn w:val="a"/>
    <w:link w:val="Char3"/>
    <w:pPr>
      <w:tabs>
        <w:tab w:val="center" w:pos="4153"/>
        <w:tab w:val="right" w:pos="8306"/>
      </w:tabs>
      <w:snapToGrid w:val="0"/>
      <w:jc w:val="left"/>
    </w:pPr>
    <w:rPr>
      <w:sz w:val="18"/>
      <w:szCs w:val="18"/>
    </w:rPr>
  </w:style>
  <w:style w:type="paragraph" w:styleId="ab">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5">
    <w:name w:val="header"/>
    <w:basedOn w:val="a"/>
    <w:link w:val="Char0"/>
    <w:pPr>
      <w:pBdr>
        <w:bottom w:val="single" w:sz="6" w:space="1" w:color="auto"/>
      </w:pBdr>
      <w:tabs>
        <w:tab w:val="center" w:pos="4153"/>
        <w:tab w:val="right" w:pos="8306"/>
      </w:tabs>
      <w:snapToGrid w:val="0"/>
      <w:jc w:val="center"/>
    </w:pPr>
    <w:rPr>
      <w:sz w:val="18"/>
      <w:szCs w:val="18"/>
    </w:rPr>
  </w:style>
  <w:style w:type="paragraph" w:styleId="a7">
    <w:name w:val="Balloon Text"/>
    <w:basedOn w:val="a"/>
    <w:link w:val="Char1"/>
    <w:rPr>
      <w:rFonts w:ascii="宋体"/>
      <w:sz w:val="18"/>
      <w:szCs w:val="18"/>
    </w:rPr>
  </w:style>
  <w:style w:type="paragraph" w:styleId="a8">
    <w:name w:val="annotation text"/>
    <w:basedOn w:val="a"/>
    <w:link w:val="Char2"/>
    <w:pPr>
      <w:jc w:val="left"/>
    </w:pPr>
  </w:style>
  <w:style w:type="table" w:styleId="ac">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file:///C:\Users\&#26446;&#28023;&#33395;\AppData\Local\Temp\SGPicFaceTpBq\11144\0034F9F3.png" TargetMode="External"/><Relationship Id="rId18" Type="http://schemas.openxmlformats.org/officeDocument/2006/relationships/image" Target="file:///C:\Users\&#26446;&#28023;&#33395;\AppData\Local\Temp\SGPicFaceTpBq\11144\0034F9F3.png" TargetMode="External"/><Relationship Id="rId26" Type="http://schemas.openxmlformats.org/officeDocument/2006/relationships/image" Target="file:///C:\Users\&#26446;&#28023;&#33395;\AppData\Local\Temp\SGPicFaceTpBq\11144\0034F9F3.png" TargetMode="External"/><Relationship Id="rId39" Type="http://schemas.openxmlformats.org/officeDocument/2006/relationships/image" Target="file:///C:\Users\&#26446;&#28023;&#33395;\AppData\Local\Temp\SGPicFaceTpBq\11144\0034F9F3.png" TargetMode="External"/><Relationship Id="rId21" Type="http://schemas.openxmlformats.org/officeDocument/2006/relationships/image" Target="file:///C:\Users\&#26446;&#28023;&#33395;\AppData\Local\Temp\SGPicFaceTpBq\11144\0034F9F3.png" TargetMode="External"/><Relationship Id="rId34" Type="http://schemas.openxmlformats.org/officeDocument/2006/relationships/image" Target="file:///C:\Users\&#26446;&#28023;&#33395;\AppData\Local\Temp\SGPicFaceTpBq\11144\0034F9F3.png" TargetMode="External"/><Relationship Id="rId42" Type="http://schemas.openxmlformats.org/officeDocument/2006/relationships/image" Target="file:///C:\Users\&#26446;&#28023;&#33395;\AppData\Local\Temp\SGPicFaceTpBq\11144\0034F9F3.png" TargetMode="External"/><Relationship Id="rId7" Type="http://schemas.openxmlformats.org/officeDocument/2006/relationships/image" Target="file:///C:\Users\&#26446;&#28023;&#33395;\AppData\Local\Temp\SGPicFaceTpBq\11144\0034F9F3.png" TargetMode="External"/><Relationship Id="rId2" Type="http://schemas.openxmlformats.org/officeDocument/2006/relationships/settings" Target="settings.xml"/><Relationship Id="rId16" Type="http://schemas.openxmlformats.org/officeDocument/2006/relationships/image" Target="file:///C:\Users\&#26446;&#28023;&#33395;\AppData\Local\Temp\SGPicFaceTpBq\11144\0034F9F3.png" TargetMode="External"/><Relationship Id="rId20" Type="http://schemas.openxmlformats.org/officeDocument/2006/relationships/image" Target="file:///C:\Users\&#26446;&#28023;&#33395;\AppData\Local\Temp\SGPicFaceTpBq\11144\0034F9F3.png" TargetMode="External"/><Relationship Id="rId29" Type="http://schemas.openxmlformats.org/officeDocument/2006/relationships/image" Target="file:///C:\Users\&#26446;&#28023;&#33395;\AppData\Local\Temp\SGPicFaceTpBq\11144\0034F9F3.png" TargetMode="External"/><Relationship Id="rId41" Type="http://schemas.openxmlformats.org/officeDocument/2006/relationships/image" Target="file:///C:\Users\&#26446;&#28023;&#33395;\AppData\Local\Temp\SGPicFaceTpBq\11144\0034F9F3.png"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file:///C:\Users\&#26446;&#28023;&#33395;\AppData\Local\Temp\SGPicFaceTpBq\11144\0034F9F3.png" TargetMode="External"/><Relationship Id="rId24" Type="http://schemas.openxmlformats.org/officeDocument/2006/relationships/image" Target="file:///C:\Users\&#26446;&#28023;&#33395;\AppData\Local\Temp\SGPicFaceTpBq\11144\0034F9F3.png" TargetMode="External"/><Relationship Id="rId32" Type="http://schemas.openxmlformats.org/officeDocument/2006/relationships/image" Target="file:///C:\Users\&#26446;&#28023;&#33395;\AppData\Local\Temp\SGPicFaceTpBq\11144\0034F9F3.png" TargetMode="External"/><Relationship Id="rId37" Type="http://schemas.openxmlformats.org/officeDocument/2006/relationships/image" Target="file:///C:\Users\&#26446;&#28023;&#33395;\AppData\Local\Temp\SGPicFaceTpBq\11144\0034F9F3.png" TargetMode="External"/><Relationship Id="rId40" Type="http://schemas.openxmlformats.org/officeDocument/2006/relationships/image" Target="file:///C:\Users\&#26446;&#28023;&#33395;\AppData\Local\Temp\SGPicFaceTpBq\11144\0034F9F3.png" TargetMode="External"/><Relationship Id="rId5" Type="http://schemas.openxmlformats.org/officeDocument/2006/relationships/endnotes" Target="endnotes.xml"/><Relationship Id="rId15" Type="http://schemas.openxmlformats.org/officeDocument/2006/relationships/image" Target="file:///C:\Users\&#26446;&#28023;&#33395;\AppData\Local\Temp\SGPicFaceTpBq\11144\0034F9F3.png" TargetMode="External"/><Relationship Id="rId23" Type="http://schemas.openxmlformats.org/officeDocument/2006/relationships/image" Target="file:///C:\Users\&#26446;&#28023;&#33395;\AppData\Local\Temp\SGPicFaceTpBq\11144\0034F9F3.png" TargetMode="External"/><Relationship Id="rId28" Type="http://schemas.openxmlformats.org/officeDocument/2006/relationships/image" Target="file:///C:\Users\&#26446;&#28023;&#33395;\AppData\Local\Temp\SGPicFaceTpBq\11144\0034F9F3.png" TargetMode="External"/><Relationship Id="rId36" Type="http://schemas.openxmlformats.org/officeDocument/2006/relationships/image" Target="file:///C:\Users\&#26446;&#28023;&#33395;\AppData\Local\Temp\SGPicFaceTpBq\11144\0034F9F3.png" TargetMode="External"/><Relationship Id="rId10" Type="http://schemas.openxmlformats.org/officeDocument/2006/relationships/image" Target="file:///C:\Users\&#26446;&#28023;&#33395;\AppData\Local\Temp\SGPicFaceTpBq\11144\0034F9F3.png" TargetMode="External"/><Relationship Id="rId19" Type="http://schemas.openxmlformats.org/officeDocument/2006/relationships/image" Target="file:///C:\Users\&#26446;&#28023;&#33395;\AppData\Local\Temp\SGPicFaceTpBq\11144\0034F9F3.png" TargetMode="External"/><Relationship Id="rId31" Type="http://schemas.openxmlformats.org/officeDocument/2006/relationships/image" Target="file:///C:\Users\&#26446;&#28023;&#33395;\AppData\Local\Temp\SGPicFaceTpBq\11144\0034F9F3.png" TargetMode="External"/><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file:///C:\Users\&#26446;&#28023;&#33395;\AppData\Local\Temp\SGPicFaceTpBq\11144\0034F9F3.png" TargetMode="External"/><Relationship Id="rId14" Type="http://schemas.openxmlformats.org/officeDocument/2006/relationships/image" Target="file:///C:\Users\&#26446;&#28023;&#33395;\AppData\Local\Temp\SGPicFaceTpBq\11144\0034F9F3.png" TargetMode="External"/><Relationship Id="rId22" Type="http://schemas.openxmlformats.org/officeDocument/2006/relationships/image" Target="file:///C:\Users\&#26446;&#28023;&#33395;\AppData\Local\Temp\SGPicFaceTpBq\11144\0034F9F3.png" TargetMode="External"/><Relationship Id="rId27" Type="http://schemas.openxmlformats.org/officeDocument/2006/relationships/image" Target="file:///C:\Users\&#26446;&#28023;&#33395;\AppData\Local\Temp\SGPicFaceTpBq\11144\0034F9F3.png" TargetMode="External"/><Relationship Id="rId30" Type="http://schemas.openxmlformats.org/officeDocument/2006/relationships/image" Target="file:///C:\Users\&#26446;&#28023;&#33395;\AppData\Local\Temp\SGPicFaceTpBq\11144\0034F9F3.png" TargetMode="External"/><Relationship Id="rId35" Type="http://schemas.openxmlformats.org/officeDocument/2006/relationships/image" Target="file:///C:\Users\&#26446;&#28023;&#33395;\AppData\Local\Temp\SGPicFaceTpBq\11144\0034F9F3.png" TargetMode="External"/><Relationship Id="rId43" Type="http://schemas.openxmlformats.org/officeDocument/2006/relationships/fontTable" Target="fontTable.xml"/><Relationship Id="rId8" Type="http://schemas.openxmlformats.org/officeDocument/2006/relationships/image" Target="file:///C:\Users\&#26446;&#28023;&#33395;\AppData\Local\Temp\SGPicFaceTpBq\11144\0034F9F3.png" TargetMode="External"/><Relationship Id="rId3" Type="http://schemas.openxmlformats.org/officeDocument/2006/relationships/webSettings" Target="webSettings.xml"/><Relationship Id="rId12" Type="http://schemas.openxmlformats.org/officeDocument/2006/relationships/image" Target="file:///C:\Users\&#26446;&#28023;&#33395;\AppData\Local\Temp\SGPicFaceTpBq\11144\0034F9F3.png" TargetMode="External"/><Relationship Id="rId17" Type="http://schemas.openxmlformats.org/officeDocument/2006/relationships/image" Target="file:///C:\Users\&#26446;&#28023;&#33395;\AppData\Local\Temp\SGPicFaceTpBq\11144\0034F9F3.png" TargetMode="External"/><Relationship Id="rId25" Type="http://schemas.openxmlformats.org/officeDocument/2006/relationships/image" Target="file:///C:\Users\&#26446;&#28023;&#33395;\AppData\Local\Temp\SGPicFaceTpBq\11144\0034F9F3.png" TargetMode="External"/><Relationship Id="rId33" Type="http://schemas.openxmlformats.org/officeDocument/2006/relationships/image" Target="file:///C:\Users\&#26446;&#28023;&#33395;\AppData\Local\Temp\SGPicFaceTpBq\11144\0034F9F3.png" TargetMode="External"/><Relationship Id="rId38" Type="http://schemas.openxmlformats.org/officeDocument/2006/relationships/image" Target="file:///C:\Users\&#26446;&#28023;&#33395;\AppData\Local\Temp\SGPicFaceTpBq\11144\0034F9F3.p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E:\&#35770;&#25991;&#26696;&#20363;\&#20891;&#24196;&#20013;&#24515;&#23567;&#23398;+&#35770;&#25991;+&#38472;&#3412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军庄中心小学+论文+陈蕊.dot</Template>
  <TotalTime>0</TotalTime>
  <Pages>4</Pages>
  <Words>1135</Words>
  <Characters>6474</Characters>
  <Application>Microsoft Office Word</Application>
  <DocSecurity>0</DocSecurity>
  <Lines>53</Lines>
  <Paragraphs>15</Paragraphs>
  <ScaleCrop>false</ScaleCrop>
  <Company/>
  <LinksUpToDate>false</LinksUpToDate>
  <CharactersWithSpaces>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李海艳</dc:creator>
  <cp:keywords/>
  <cp:lastModifiedBy>t14974</cp:lastModifiedBy>
  <cp:revision>2</cp:revision>
  <dcterms:created xsi:type="dcterms:W3CDTF">2025-01-14T01:44:00Z</dcterms:created>
  <dcterms:modified xsi:type="dcterms:W3CDTF">2025-01-14T01:44:00Z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